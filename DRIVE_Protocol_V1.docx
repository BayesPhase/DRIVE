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6F170" w14:textId="6E0A5822" w:rsidR="00C12D39" w:rsidRDefault="00C12D39" w:rsidP="00C85B11">
      <w:pPr>
        <w:pStyle w:val="Title"/>
      </w:pPr>
      <w:r>
        <w:t>DRIVE: Daily Route Investigation Via an Efficient Bayesian Adaptive Trial Design</w:t>
      </w:r>
    </w:p>
    <w:p w14:paraId="740F7159" w14:textId="2DC3EE38" w:rsidR="00B3186F" w:rsidRPr="00E3542F" w:rsidRDefault="003E1072" w:rsidP="00C12D39">
      <w:pPr>
        <w:pStyle w:val="Subtitle"/>
        <w:rPr>
          <w:sz w:val="32"/>
          <w:szCs w:val="32"/>
        </w:rPr>
      </w:pPr>
      <w:r w:rsidRPr="00E3542F">
        <w:rPr>
          <w:sz w:val="32"/>
          <w:szCs w:val="32"/>
        </w:rPr>
        <w:t>Protocol</w:t>
      </w:r>
    </w:p>
    <w:p w14:paraId="443090D7" w14:textId="02939051" w:rsidR="003E1072" w:rsidRDefault="003E1072" w:rsidP="003E1072">
      <w:pPr>
        <w:pStyle w:val="BodyText"/>
      </w:pPr>
      <w:r w:rsidRPr="003E1072">
        <w:rPr>
          <w:b/>
          <w:bCs/>
        </w:rPr>
        <w:t>Version date:</w:t>
      </w:r>
      <w:r>
        <w:t xml:space="preserve"> November 1</w:t>
      </w:r>
      <w:r w:rsidR="006412CF">
        <w:t>4</w:t>
      </w:r>
      <w:r>
        <w:t>, 2023</w:t>
      </w:r>
    </w:p>
    <w:p w14:paraId="16315549" w14:textId="77777777" w:rsidR="003E1072" w:rsidRDefault="003E1072" w:rsidP="003E1072">
      <w:pPr>
        <w:pStyle w:val="BodyText"/>
      </w:pPr>
      <w:r w:rsidRPr="003E1072">
        <w:rPr>
          <w:b/>
          <w:bCs/>
        </w:rPr>
        <w:t>Principal Investigator:</w:t>
      </w:r>
      <w:r>
        <w:t xml:space="preserve"> Naima Alam, MS</w:t>
      </w:r>
    </w:p>
    <w:p w14:paraId="38FC365C" w14:textId="77777777" w:rsidR="003E1072" w:rsidRPr="003E1072" w:rsidRDefault="003E1072" w:rsidP="003E1072">
      <w:pPr>
        <w:pStyle w:val="BodyText"/>
        <w:rPr>
          <w:b/>
          <w:bCs/>
        </w:rPr>
      </w:pPr>
      <w:r w:rsidRPr="003E1072">
        <w:rPr>
          <w:b/>
          <w:bCs/>
        </w:rPr>
        <w:t xml:space="preserve">Co- Investigators: </w:t>
      </w:r>
    </w:p>
    <w:p w14:paraId="3EBE430F" w14:textId="77777777" w:rsidR="003E1072" w:rsidRDefault="003E1072" w:rsidP="003E1072">
      <w:pPr>
        <w:pStyle w:val="BodyText"/>
        <w:ind w:left="720"/>
        <w:contextualSpacing/>
      </w:pPr>
      <w:r>
        <w:t>Sreejata Dutta, MS (Data Manager)</w:t>
      </w:r>
    </w:p>
    <w:p w14:paraId="241F75E9" w14:textId="77777777" w:rsidR="003E1072" w:rsidRDefault="003E1072" w:rsidP="003E1072">
      <w:pPr>
        <w:pStyle w:val="BodyText"/>
        <w:ind w:left="720"/>
        <w:contextualSpacing/>
      </w:pPr>
      <w:r>
        <w:t>Geethanjalee Mudunkotuwa, MS (Protocol &amp; Statistical Analysis Plan)</w:t>
      </w:r>
    </w:p>
    <w:p w14:paraId="65FB2EDA" w14:textId="77777777" w:rsidR="003E1072" w:rsidRDefault="003E1072" w:rsidP="003E1072">
      <w:pPr>
        <w:pStyle w:val="BodyText"/>
        <w:ind w:left="720"/>
        <w:contextualSpacing/>
      </w:pPr>
      <w:r>
        <w:t>Kaustubh Nimkar, MS (Analysis)</w:t>
      </w:r>
    </w:p>
    <w:p w14:paraId="70415EC6" w14:textId="77777777" w:rsidR="003E1072" w:rsidRDefault="003E1072" w:rsidP="003E1072">
      <w:pPr>
        <w:pStyle w:val="BodyText"/>
        <w:ind w:left="720"/>
        <w:contextualSpacing/>
      </w:pPr>
      <w:r>
        <w:t>Elena Shergina, MS (Study Design)</w:t>
      </w:r>
    </w:p>
    <w:p w14:paraId="16DDBC41" w14:textId="236E1F6C" w:rsidR="003E1072" w:rsidRDefault="71DA19F1" w:rsidP="003E1072">
      <w:pPr>
        <w:pStyle w:val="BodyText"/>
        <w:ind w:left="720"/>
        <w:contextualSpacing/>
      </w:pPr>
      <w:ins w:id="0" w:author="Sreejata Dutta" w:date="2023-11-20T22:33:00Z">
        <w:r>
          <w:t>Xia</w:t>
        </w:r>
      </w:ins>
      <w:ins w:id="1" w:author="Sreejata Dutta" w:date="2023-11-20T22:34:00Z">
        <w:r w:rsidR="50013F6F">
          <w:t>o</w:t>
        </w:r>
      </w:ins>
      <w:ins w:id="2" w:author="Sreejata Dutta" w:date="2023-11-20T22:33:00Z">
        <w:r>
          <w:t>song (</w:t>
        </w:r>
      </w:ins>
      <w:r w:rsidR="003E1072">
        <w:t>Fred</w:t>
      </w:r>
      <w:ins w:id="3" w:author="Sreejata Dutta" w:date="2023-11-20T22:33:00Z">
        <w:r w:rsidR="6C56F680">
          <w:t>)</w:t>
        </w:r>
      </w:ins>
      <w:r w:rsidR="003E1072">
        <w:t xml:space="preserve"> Shi, MS (Data Manager)</w:t>
      </w:r>
    </w:p>
    <w:p w14:paraId="538BD9DC" w14:textId="77777777" w:rsidR="003E1072" w:rsidRDefault="003E1072" w:rsidP="003E1072">
      <w:pPr>
        <w:pStyle w:val="BodyText"/>
        <w:ind w:left="720"/>
        <w:contextualSpacing/>
      </w:pPr>
      <w:r>
        <w:t>Jianzheng Wu, PhD, MS (Analysis)</w:t>
      </w:r>
    </w:p>
    <w:p w14:paraId="09EDD4F3" w14:textId="3CC91178" w:rsidR="003E1072" w:rsidRDefault="003E1072" w:rsidP="003E1072">
      <w:pPr>
        <w:pStyle w:val="BodyText"/>
        <w:ind w:left="720"/>
        <w:contextualSpacing/>
      </w:pPr>
      <w:r>
        <w:t>Kate Young, PhD (Protocol &amp; Statistical Analysis Plan)</w:t>
      </w:r>
    </w:p>
    <w:p w14:paraId="08AFFA92" w14:textId="77777777" w:rsidR="003E1072" w:rsidRDefault="003E1072" w:rsidP="003E1072">
      <w:pPr>
        <w:pStyle w:val="BodyText"/>
        <w:ind w:left="720"/>
        <w:contextualSpacing/>
      </w:pPr>
    </w:p>
    <w:p w14:paraId="040F32EA" w14:textId="77777777" w:rsidR="003E1072" w:rsidRPr="003E1072" w:rsidRDefault="003E1072" w:rsidP="003E1072">
      <w:pPr>
        <w:pStyle w:val="BodyText"/>
        <w:rPr>
          <w:b/>
          <w:bCs/>
        </w:rPr>
      </w:pPr>
      <w:r w:rsidRPr="003E1072">
        <w:rPr>
          <w:b/>
          <w:bCs/>
        </w:rPr>
        <w:t>Key Personnel:</w:t>
      </w:r>
    </w:p>
    <w:p w14:paraId="5620FD2B" w14:textId="77777777" w:rsidR="003E1072" w:rsidRDefault="003E1072" w:rsidP="003E1072">
      <w:pPr>
        <w:pStyle w:val="BodyText"/>
        <w:ind w:left="720"/>
        <w:contextualSpacing/>
      </w:pPr>
      <w:r>
        <w:t>Joshua Bernal, MS</w:t>
      </w:r>
    </w:p>
    <w:p w14:paraId="4A9D435F" w14:textId="77777777" w:rsidR="003E1072" w:rsidRDefault="003E1072" w:rsidP="003E1072">
      <w:pPr>
        <w:pStyle w:val="BodyText"/>
        <w:ind w:left="720"/>
        <w:contextualSpacing/>
      </w:pPr>
      <w:r>
        <w:t>Eric Dai, MS</w:t>
      </w:r>
    </w:p>
    <w:p w14:paraId="0E2E6ACE" w14:textId="77777777" w:rsidR="003E1072" w:rsidRDefault="003E1072" w:rsidP="003E1072">
      <w:pPr>
        <w:pStyle w:val="BodyText"/>
        <w:ind w:left="720"/>
        <w:contextualSpacing/>
      </w:pPr>
      <w:r>
        <w:t>Milind Phadnis, PhD, MS</w:t>
      </w:r>
    </w:p>
    <w:p w14:paraId="25C42BC4" w14:textId="77777777" w:rsidR="003E1072" w:rsidRDefault="003E1072" w:rsidP="003E1072">
      <w:pPr>
        <w:pStyle w:val="BodyText"/>
        <w:ind w:left="720"/>
        <w:contextualSpacing/>
      </w:pPr>
      <w:r>
        <w:t>Md Tamzid Islam, MS</w:t>
      </w:r>
    </w:p>
    <w:p w14:paraId="71CFCA41" w14:textId="77777777" w:rsidR="003E1072" w:rsidRDefault="003E1072" w:rsidP="003E1072">
      <w:pPr>
        <w:pStyle w:val="BodyText"/>
        <w:ind w:left="720"/>
        <w:contextualSpacing/>
      </w:pPr>
      <w:r>
        <w:t>Lauren Yoksh, MS</w:t>
      </w:r>
    </w:p>
    <w:p w14:paraId="4B8F0777" w14:textId="77777777" w:rsidR="003E1072" w:rsidRDefault="003E1072" w:rsidP="003E1072">
      <w:pPr>
        <w:pStyle w:val="BodyText"/>
      </w:pPr>
    </w:p>
    <w:p w14:paraId="491E30C7" w14:textId="77777777" w:rsidR="003E1072" w:rsidRPr="003E1072" w:rsidRDefault="003E1072" w:rsidP="003E1072">
      <w:pPr>
        <w:pStyle w:val="BodyText"/>
        <w:rPr>
          <w:b/>
          <w:bCs/>
        </w:rPr>
      </w:pPr>
      <w:r w:rsidRPr="003E1072">
        <w:rPr>
          <w:b/>
          <w:bCs/>
        </w:rPr>
        <w:t>Data Safety Monitoring Board:</w:t>
      </w:r>
    </w:p>
    <w:p w14:paraId="26422640" w14:textId="77777777" w:rsidR="003E1072" w:rsidRDefault="003E1072" w:rsidP="003E1072">
      <w:pPr>
        <w:pStyle w:val="BodyText"/>
        <w:ind w:left="720"/>
        <w:contextualSpacing/>
      </w:pPr>
      <w:r>
        <w:t>Alexandra Brown, PhD</w:t>
      </w:r>
    </w:p>
    <w:p w14:paraId="5096A86B" w14:textId="793B2F48" w:rsidR="003E1072" w:rsidRDefault="003E1072" w:rsidP="003E1072">
      <w:pPr>
        <w:pStyle w:val="BodyText"/>
        <w:ind w:left="720"/>
        <w:contextualSpacing/>
      </w:pPr>
      <w:r>
        <w:t>Jo Wick, PhD</w:t>
      </w:r>
    </w:p>
    <w:p w14:paraId="1569563D" w14:textId="77777777" w:rsidR="00EE0B9C" w:rsidRDefault="00EE0B9C">
      <w:r>
        <w:br w:type="page"/>
      </w:r>
    </w:p>
    <w:sdt>
      <w:sdtPr>
        <w:rPr>
          <w:rFonts w:asciiTheme="minorHAnsi" w:eastAsiaTheme="minorHAnsi" w:hAnsiTheme="minorHAnsi" w:cstheme="minorBidi"/>
          <w:color w:val="auto"/>
          <w:sz w:val="24"/>
          <w:szCs w:val="24"/>
        </w:rPr>
        <w:id w:val="-1249195179"/>
        <w:docPartObj>
          <w:docPartGallery w:val="Table of Contents"/>
          <w:docPartUnique/>
        </w:docPartObj>
      </w:sdtPr>
      <w:sdtEndPr>
        <w:rPr>
          <w:b/>
          <w:bCs/>
          <w:noProof/>
        </w:rPr>
      </w:sdtEndPr>
      <w:sdtContent>
        <w:p w14:paraId="0A951EAB" w14:textId="790F4B37" w:rsidR="00A6683D" w:rsidRPr="00A6683D" w:rsidRDefault="00A6683D">
          <w:pPr>
            <w:pStyle w:val="TOCHeading"/>
            <w:rPr>
              <w:b/>
              <w:bCs/>
              <w:color w:val="auto"/>
            </w:rPr>
          </w:pPr>
          <w:r w:rsidRPr="00A6683D">
            <w:rPr>
              <w:b/>
              <w:bCs/>
              <w:color w:val="auto"/>
            </w:rPr>
            <w:t>Table of Contents</w:t>
          </w:r>
        </w:p>
        <w:p w14:paraId="2DFC2185" w14:textId="546D3798" w:rsidR="00A6683D" w:rsidRPr="00A6683D" w:rsidRDefault="00A6683D">
          <w:pPr>
            <w:pStyle w:val="TOC1"/>
            <w:tabs>
              <w:tab w:val="left" w:pos="480"/>
              <w:tab w:val="right" w:leader="dot" w:pos="9350"/>
            </w:tabs>
            <w:rPr>
              <w:rFonts w:eastAsiaTheme="minorEastAsia"/>
              <w:noProof/>
              <w:kern w:val="2"/>
              <w:sz w:val="22"/>
              <w:szCs w:val="22"/>
              <w:lang w:eastAsia="zh-CN"/>
              <w14:ligatures w14:val="standardContextual"/>
            </w:rPr>
          </w:pPr>
          <w:r w:rsidRPr="00A6683D">
            <w:rPr>
              <w:b/>
              <w:bCs/>
            </w:rPr>
            <w:fldChar w:fldCharType="begin"/>
          </w:r>
          <w:r w:rsidRPr="00A6683D">
            <w:rPr>
              <w:b/>
              <w:bCs/>
            </w:rPr>
            <w:instrText xml:space="preserve"> TOC \o "1-3" \h \z \u </w:instrText>
          </w:r>
          <w:r w:rsidRPr="00A6683D">
            <w:rPr>
              <w:b/>
              <w:bCs/>
            </w:rPr>
            <w:fldChar w:fldCharType="separate"/>
          </w:r>
          <w:hyperlink w:anchor="_Toc152161282" w:history="1">
            <w:r w:rsidRPr="00A6683D">
              <w:rPr>
                <w:rStyle w:val="Hyperlink"/>
                <w:noProof/>
                <w:color w:val="auto"/>
              </w:rPr>
              <w:t>1.</w:t>
            </w:r>
            <w:r w:rsidRPr="00A6683D">
              <w:rPr>
                <w:rFonts w:eastAsiaTheme="minorEastAsia"/>
                <w:noProof/>
                <w:kern w:val="2"/>
                <w:sz w:val="22"/>
                <w:szCs w:val="22"/>
                <w:lang w:eastAsia="zh-CN"/>
                <w14:ligatures w14:val="standardContextual"/>
              </w:rPr>
              <w:tab/>
            </w:r>
            <w:r w:rsidRPr="00A6683D">
              <w:rPr>
                <w:rStyle w:val="Hyperlink"/>
                <w:noProof/>
                <w:color w:val="auto"/>
              </w:rPr>
              <w:t>Purpose, Background, and Rationale</w:t>
            </w:r>
            <w:r w:rsidRPr="00A6683D">
              <w:rPr>
                <w:noProof/>
                <w:webHidden/>
              </w:rPr>
              <w:tab/>
            </w:r>
            <w:r w:rsidRPr="00A6683D">
              <w:rPr>
                <w:noProof/>
                <w:webHidden/>
              </w:rPr>
              <w:fldChar w:fldCharType="begin"/>
            </w:r>
            <w:r w:rsidRPr="00A6683D">
              <w:rPr>
                <w:noProof/>
                <w:webHidden/>
              </w:rPr>
              <w:instrText xml:space="preserve"> PAGEREF _Toc152161282 \h </w:instrText>
            </w:r>
            <w:r w:rsidRPr="00A6683D">
              <w:rPr>
                <w:noProof/>
                <w:webHidden/>
              </w:rPr>
            </w:r>
            <w:r w:rsidRPr="00A6683D">
              <w:rPr>
                <w:noProof/>
                <w:webHidden/>
              </w:rPr>
              <w:fldChar w:fldCharType="separate"/>
            </w:r>
            <w:r w:rsidRPr="00A6683D">
              <w:rPr>
                <w:noProof/>
                <w:webHidden/>
              </w:rPr>
              <w:t>3</w:t>
            </w:r>
            <w:r w:rsidRPr="00A6683D">
              <w:rPr>
                <w:noProof/>
                <w:webHidden/>
              </w:rPr>
              <w:fldChar w:fldCharType="end"/>
            </w:r>
          </w:hyperlink>
        </w:p>
        <w:p w14:paraId="3C9EADC7" w14:textId="12118702"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83" w:history="1">
            <w:r w:rsidR="00A6683D" w:rsidRPr="00A6683D">
              <w:rPr>
                <w:rStyle w:val="Hyperlink"/>
                <w:noProof/>
                <w:color w:val="auto"/>
              </w:rPr>
              <w:t>1.1.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Aim and Hypotheses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_Toc152161283 \h </w:instrText>
            </w:r>
            <w:r w:rsidR="00A6683D" w:rsidRPr="00A6683D">
              <w:rPr>
                <w:noProof/>
                <w:webHidden/>
              </w:rPr>
            </w:r>
            <w:r w:rsidR="00A6683D" w:rsidRPr="00A6683D">
              <w:rPr>
                <w:noProof/>
                <w:webHidden/>
              </w:rPr>
              <w:fldChar w:fldCharType="separate"/>
            </w:r>
            <w:r w:rsidR="00A6683D" w:rsidRPr="00A6683D">
              <w:rPr>
                <w:noProof/>
                <w:webHidden/>
              </w:rPr>
              <w:t>3</w:t>
            </w:r>
            <w:r w:rsidR="00A6683D" w:rsidRPr="00A6683D">
              <w:rPr>
                <w:noProof/>
                <w:webHidden/>
              </w:rPr>
              <w:fldChar w:fldCharType="end"/>
            </w:r>
          </w:hyperlink>
        </w:p>
        <w:p w14:paraId="2E7D898E" w14:textId="15D3EC62"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84" w:history="1">
            <w:r w:rsidR="00A6683D" w:rsidRPr="00A6683D">
              <w:rPr>
                <w:rStyle w:val="Hyperlink"/>
                <w:noProof/>
                <w:color w:val="auto"/>
              </w:rPr>
              <w:t>1.2.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Background and Significance</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_Toc152161284 \h </w:instrText>
            </w:r>
            <w:r w:rsidR="00A6683D" w:rsidRPr="00A6683D">
              <w:rPr>
                <w:noProof/>
                <w:webHidden/>
              </w:rPr>
            </w:r>
            <w:r w:rsidR="00A6683D" w:rsidRPr="00A6683D">
              <w:rPr>
                <w:noProof/>
                <w:webHidden/>
              </w:rPr>
              <w:fldChar w:fldCharType="separate"/>
            </w:r>
            <w:r w:rsidR="00A6683D" w:rsidRPr="00A6683D">
              <w:rPr>
                <w:noProof/>
                <w:webHidden/>
              </w:rPr>
              <w:t>3</w:t>
            </w:r>
            <w:r w:rsidR="00A6683D" w:rsidRPr="00A6683D">
              <w:rPr>
                <w:noProof/>
                <w:webHidden/>
              </w:rPr>
              <w:fldChar w:fldCharType="end"/>
            </w:r>
          </w:hyperlink>
        </w:p>
        <w:p w14:paraId="2112D365" w14:textId="7C9DC109" w:rsidR="00A6683D" w:rsidRPr="00A6683D" w:rsidRDefault="00E3542F">
          <w:pPr>
            <w:pStyle w:val="TOC1"/>
            <w:tabs>
              <w:tab w:val="left" w:pos="480"/>
              <w:tab w:val="right" w:leader="dot" w:pos="9350"/>
            </w:tabs>
            <w:rPr>
              <w:rFonts w:eastAsiaTheme="minorEastAsia"/>
              <w:noProof/>
              <w:kern w:val="2"/>
              <w:sz w:val="22"/>
              <w:szCs w:val="22"/>
              <w:lang w:eastAsia="zh-CN"/>
              <w14:ligatures w14:val="standardContextual"/>
            </w:rPr>
          </w:pPr>
          <w:hyperlink w:anchor="_Toc152161285" w:history="1">
            <w:r w:rsidR="00A6683D" w:rsidRPr="00A6683D">
              <w:rPr>
                <w:rStyle w:val="Hyperlink"/>
                <w:noProof/>
                <w:color w:val="auto"/>
              </w:rPr>
              <w:t>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Research Plan and Design</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_Toc152161285 \h </w:instrText>
            </w:r>
            <w:r w:rsidR="00A6683D" w:rsidRPr="00A6683D">
              <w:rPr>
                <w:noProof/>
                <w:webHidden/>
              </w:rPr>
            </w:r>
            <w:r w:rsidR="00A6683D" w:rsidRPr="00A6683D">
              <w:rPr>
                <w:noProof/>
                <w:webHidden/>
              </w:rPr>
              <w:fldChar w:fldCharType="separate"/>
            </w:r>
            <w:r w:rsidR="00A6683D" w:rsidRPr="00A6683D">
              <w:rPr>
                <w:noProof/>
                <w:webHidden/>
              </w:rPr>
              <w:t>3</w:t>
            </w:r>
            <w:r w:rsidR="00A6683D" w:rsidRPr="00A6683D">
              <w:rPr>
                <w:noProof/>
                <w:webHidden/>
              </w:rPr>
              <w:fldChar w:fldCharType="end"/>
            </w:r>
          </w:hyperlink>
        </w:p>
        <w:p w14:paraId="6A44961E" w14:textId="0D56A7CB"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86" w:history="1">
            <w:r w:rsidR="00A6683D" w:rsidRPr="00A6683D">
              <w:rPr>
                <w:rStyle w:val="Hyperlink"/>
                <w:noProof/>
                <w:color w:val="auto"/>
              </w:rPr>
              <w:t>2.1.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Study Objectives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_Toc152161286 \h </w:instrText>
            </w:r>
            <w:r w:rsidR="00A6683D" w:rsidRPr="00A6683D">
              <w:rPr>
                <w:noProof/>
                <w:webHidden/>
              </w:rPr>
            </w:r>
            <w:r w:rsidR="00A6683D" w:rsidRPr="00A6683D">
              <w:rPr>
                <w:noProof/>
                <w:webHidden/>
              </w:rPr>
              <w:fldChar w:fldCharType="separate"/>
            </w:r>
            <w:r w:rsidR="00A6683D" w:rsidRPr="00A6683D">
              <w:rPr>
                <w:noProof/>
                <w:webHidden/>
              </w:rPr>
              <w:t>3</w:t>
            </w:r>
            <w:r w:rsidR="00A6683D" w:rsidRPr="00A6683D">
              <w:rPr>
                <w:noProof/>
                <w:webHidden/>
              </w:rPr>
              <w:fldChar w:fldCharType="end"/>
            </w:r>
          </w:hyperlink>
        </w:p>
        <w:p w14:paraId="643FE13A" w14:textId="737B9979"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87" w:history="1">
            <w:r w:rsidR="00A6683D" w:rsidRPr="00A6683D">
              <w:rPr>
                <w:rStyle w:val="Hyperlink"/>
                <w:noProof/>
                <w:color w:val="auto"/>
              </w:rPr>
              <w:t>2.1.1.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Primary Objective</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_Toc152161287 \h </w:instrText>
            </w:r>
            <w:r w:rsidR="00A6683D" w:rsidRPr="00A6683D">
              <w:rPr>
                <w:noProof/>
                <w:webHidden/>
              </w:rPr>
            </w:r>
            <w:r w:rsidR="00A6683D" w:rsidRPr="00A6683D">
              <w:rPr>
                <w:noProof/>
                <w:webHidden/>
              </w:rPr>
              <w:fldChar w:fldCharType="separate"/>
            </w:r>
            <w:r w:rsidR="00A6683D" w:rsidRPr="00A6683D">
              <w:rPr>
                <w:noProof/>
                <w:webHidden/>
              </w:rPr>
              <w:t>4</w:t>
            </w:r>
            <w:r w:rsidR="00A6683D" w:rsidRPr="00A6683D">
              <w:rPr>
                <w:noProof/>
                <w:webHidden/>
              </w:rPr>
              <w:fldChar w:fldCharType="end"/>
            </w:r>
          </w:hyperlink>
        </w:p>
        <w:p w14:paraId="01B0503B" w14:textId="2021F9FF"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88" w:history="1">
            <w:r w:rsidR="00A6683D" w:rsidRPr="00A6683D">
              <w:rPr>
                <w:rStyle w:val="Hyperlink"/>
                <w:noProof/>
                <w:color w:val="auto"/>
              </w:rPr>
              <w:t>2.1.2.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Secondary Objectives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_Toc152161288 \h </w:instrText>
            </w:r>
            <w:r w:rsidR="00A6683D" w:rsidRPr="00A6683D">
              <w:rPr>
                <w:noProof/>
                <w:webHidden/>
              </w:rPr>
            </w:r>
            <w:r w:rsidR="00A6683D" w:rsidRPr="00A6683D">
              <w:rPr>
                <w:noProof/>
                <w:webHidden/>
              </w:rPr>
              <w:fldChar w:fldCharType="separate"/>
            </w:r>
            <w:r w:rsidR="00A6683D" w:rsidRPr="00A6683D">
              <w:rPr>
                <w:noProof/>
                <w:webHidden/>
              </w:rPr>
              <w:t>4</w:t>
            </w:r>
            <w:r w:rsidR="00A6683D" w:rsidRPr="00A6683D">
              <w:rPr>
                <w:noProof/>
                <w:webHidden/>
              </w:rPr>
              <w:fldChar w:fldCharType="end"/>
            </w:r>
          </w:hyperlink>
        </w:p>
        <w:p w14:paraId="640298F6" w14:textId="0FD4B3EE"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89" w:history="1">
            <w:r w:rsidR="00A6683D" w:rsidRPr="00A6683D">
              <w:rPr>
                <w:rStyle w:val="Hyperlink"/>
                <w:noProof/>
                <w:color w:val="auto"/>
              </w:rPr>
              <w:t>2.2.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Study Type and Design</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_Toc152161289 \h </w:instrText>
            </w:r>
            <w:r w:rsidR="00A6683D" w:rsidRPr="00A6683D">
              <w:rPr>
                <w:noProof/>
                <w:webHidden/>
              </w:rPr>
            </w:r>
            <w:r w:rsidR="00A6683D" w:rsidRPr="00A6683D">
              <w:rPr>
                <w:noProof/>
                <w:webHidden/>
              </w:rPr>
              <w:fldChar w:fldCharType="separate"/>
            </w:r>
            <w:r w:rsidR="00A6683D" w:rsidRPr="00A6683D">
              <w:rPr>
                <w:noProof/>
                <w:webHidden/>
              </w:rPr>
              <w:t>4</w:t>
            </w:r>
            <w:r w:rsidR="00A6683D" w:rsidRPr="00A6683D">
              <w:rPr>
                <w:noProof/>
                <w:webHidden/>
              </w:rPr>
              <w:fldChar w:fldCharType="end"/>
            </w:r>
          </w:hyperlink>
        </w:p>
        <w:p w14:paraId="52B2F1AE" w14:textId="245831C0"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90" w:history="1">
            <w:r w:rsidR="00A6683D" w:rsidRPr="00A6683D">
              <w:rPr>
                <w:rStyle w:val="Hyperlink"/>
                <w:noProof/>
                <w:color w:val="auto"/>
              </w:rPr>
              <w:t>2.3.</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Sample Size, Statistical Methods, and Power Calculation</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_Toc152161290 \h </w:instrText>
            </w:r>
            <w:r w:rsidR="00A6683D" w:rsidRPr="00A6683D">
              <w:rPr>
                <w:noProof/>
                <w:webHidden/>
              </w:rPr>
            </w:r>
            <w:r w:rsidR="00A6683D" w:rsidRPr="00A6683D">
              <w:rPr>
                <w:noProof/>
                <w:webHidden/>
              </w:rPr>
              <w:fldChar w:fldCharType="separate"/>
            </w:r>
            <w:r w:rsidR="00A6683D" w:rsidRPr="00A6683D">
              <w:rPr>
                <w:noProof/>
                <w:webHidden/>
              </w:rPr>
              <w:t>5</w:t>
            </w:r>
            <w:r w:rsidR="00A6683D" w:rsidRPr="00A6683D">
              <w:rPr>
                <w:noProof/>
                <w:webHidden/>
              </w:rPr>
              <w:fldChar w:fldCharType="end"/>
            </w:r>
          </w:hyperlink>
        </w:p>
        <w:p w14:paraId="35EE88A9" w14:textId="74BEE2FD"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91" w:history="1">
            <w:r w:rsidR="00A6683D" w:rsidRPr="00A6683D">
              <w:rPr>
                <w:rStyle w:val="Hyperlink"/>
                <w:noProof/>
                <w:color w:val="auto"/>
              </w:rPr>
              <w:t>2.4.</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Inclusion and Exclusion Criteria</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_Toc152161291 \h </w:instrText>
            </w:r>
            <w:r w:rsidR="00A6683D" w:rsidRPr="00A6683D">
              <w:rPr>
                <w:noProof/>
                <w:webHidden/>
              </w:rPr>
            </w:r>
            <w:r w:rsidR="00A6683D" w:rsidRPr="00A6683D">
              <w:rPr>
                <w:noProof/>
                <w:webHidden/>
              </w:rPr>
              <w:fldChar w:fldCharType="separate"/>
            </w:r>
            <w:r w:rsidR="00A6683D" w:rsidRPr="00A6683D">
              <w:rPr>
                <w:noProof/>
                <w:webHidden/>
              </w:rPr>
              <w:t>6</w:t>
            </w:r>
            <w:r w:rsidR="00A6683D" w:rsidRPr="00A6683D">
              <w:rPr>
                <w:noProof/>
                <w:webHidden/>
              </w:rPr>
              <w:fldChar w:fldCharType="end"/>
            </w:r>
          </w:hyperlink>
        </w:p>
        <w:p w14:paraId="1AFD9D2E" w14:textId="6DD4D65A"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92" w:history="1">
            <w:r w:rsidR="00A6683D" w:rsidRPr="00A6683D">
              <w:rPr>
                <w:rStyle w:val="Hyperlink"/>
                <w:noProof/>
                <w:color w:val="auto"/>
              </w:rPr>
              <w:t>2.4.1.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Inclusion Criteria</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_Toc152161292 \h </w:instrText>
            </w:r>
            <w:r w:rsidR="00A6683D" w:rsidRPr="00A6683D">
              <w:rPr>
                <w:noProof/>
                <w:webHidden/>
              </w:rPr>
            </w:r>
            <w:r w:rsidR="00A6683D" w:rsidRPr="00A6683D">
              <w:rPr>
                <w:noProof/>
                <w:webHidden/>
              </w:rPr>
              <w:fldChar w:fldCharType="separate"/>
            </w:r>
            <w:r w:rsidR="00A6683D" w:rsidRPr="00A6683D">
              <w:rPr>
                <w:noProof/>
                <w:webHidden/>
              </w:rPr>
              <w:t>6</w:t>
            </w:r>
            <w:r w:rsidR="00A6683D" w:rsidRPr="00A6683D">
              <w:rPr>
                <w:noProof/>
                <w:webHidden/>
              </w:rPr>
              <w:fldChar w:fldCharType="end"/>
            </w:r>
          </w:hyperlink>
        </w:p>
        <w:p w14:paraId="0E83A2C3" w14:textId="67164183"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93" w:history="1">
            <w:r w:rsidR="00A6683D" w:rsidRPr="00A6683D">
              <w:rPr>
                <w:rStyle w:val="Hyperlink"/>
                <w:noProof/>
                <w:color w:val="auto"/>
              </w:rPr>
              <w:t>2.4.2.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Exclusion Criteria</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_Toc152161293 \h </w:instrText>
            </w:r>
            <w:r w:rsidR="00A6683D" w:rsidRPr="00A6683D">
              <w:rPr>
                <w:noProof/>
                <w:webHidden/>
              </w:rPr>
            </w:r>
            <w:r w:rsidR="00A6683D" w:rsidRPr="00A6683D">
              <w:rPr>
                <w:noProof/>
                <w:webHidden/>
              </w:rPr>
              <w:fldChar w:fldCharType="separate"/>
            </w:r>
            <w:r w:rsidR="00A6683D" w:rsidRPr="00A6683D">
              <w:rPr>
                <w:noProof/>
                <w:webHidden/>
              </w:rPr>
              <w:t>6</w:t>
            </w:r>
            <w:r w:rsidR="00A6683D" w:rsidRPr="00A6683D">
              <w:rPr>
                <w:noProof/>
                <w:webHidden/>
              </w:rPr>
              <w:fldChar w:fldCharType="end"/>
            </w:r>
          </w:hyperlink>
        </w:p>
        <w:p w14:paraId="6B07DD64" w14:textId="34198D27"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94" w:history="1">
            <w:r w:rsidR="00A6683D" w:rsidRPr="00A6683D">
              <w:rPr>
                <w:rStyle w:val="Hyperlink"/>
                <w:noProof/>
                <w:color w:val="auto"/>
              </w:rPr>
              <w:t>2.4.3.</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Withdrawal/Termination Criteria</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_Toc152161294 \h </w:instrText>
            </w:r>
            <w:r w:rsidR="00A6683D" w:rsidRPr="00A6683D">
              <w:rPr>
                <w:noProof/>
                <w:webHidden/>
              </w:rPr>
            </w:r>
            <w:r w:rsidR="00A6683D" w:rsidRPr="00A6683D">
              <w:rPr>
                <w:noProof/>
                <w:webHidden/>
              </w:rPr>
              <w:fldChar w:fldCharType="separate"/>
            </w:r>
            <w:r w:rsidR="00A6683D" w:rsidRPr="00A6683D">
              <w:rPr>
                <w:noProof/>
                <w:webHidden/>
              </w:rPr>
              <w:t>6</w:t>
            </w:r>
            <w:r w:rsidR="00A6683D" w:rsidRPr="00A6683D">
              <w:rPr>
                <w:noProof/>
                <w:webHidden/>
              </w:rPr>
              <w:fldChar w:fldCharType="end"/>
            </w:r>
          </w:hyperlink>
        </w:p>
        <w:p w14:paraId="27C53B44" w14:textId="0062B1EC"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95" w:history="1">
            <w:r w:rsidR="00A6683D" w:rsidRPr="00A6683D">
              <w:rPr>
                <w:rStyle w:val="Hyperlink"/>
                <w:noProof/>
                <w:color w:val="auto"/>
              </w:rPr>
              <w:t>2.5.</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Study Procedures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_Toc152161295 \h </w:instrText>
            </w:r>
            <w:r w:rsidR="00A6683D" w:rsidRPr="00A6683D">
              <w:rPr>
                <w:noProof/>
                <w:webHidden/>
              </w:rPr>
            </w:r>
            <w:r w:rsidR="00A6683D" w:rsidRPr="00A6683D">
              <w:rPr>
                <w:noProof/>
                <w:webHidden/>
              </w:rPr>
              <w:fldChar w:fldCharType="separate"/>
            </w:r>
            <w:r w:rsidR="00A6683D" w:rsidRPr="00A6683D">
              <w:rPr>
                <w:noProof/>
                <w:webHidden/>
              </w:rPr>
              <w:t>7</w:t>
            </w:r>
            <w:r w:rsidR="00A6683D" w:rsidRPr="00A6683D">
              <w:rPr>
                <w:noProof/>
                <w:webHidden/>
              </w:rPr>
              <w:fldChar w:fldCharType="end"/>
            </w:r>
          </w:hyperlink>
        </w:p>
        <w:p w14:paraId="547F75F2" w14:textId="432B6D08"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96" w:history="1">
            <w:r w:rsidR="00A6683D" w:rsidRPr="00A6683D">
              <w:rPr>
                <w:rStyle w:val="Hyperlink"/>
                <w:noProof/>
                <w:color w:val="auto"/>
              </w:rPr>
              <w:t>2.5.1.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Accrual and Interim Analysis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_Toc152161296 \h </w:instrText>
            </w:r>
            <w:r w:rsidR="00A6683D" w:rsidRPr="00A6683D">
              <w:rPr>
                <w:noProof/>
                <w:webHidden/>
              </w:rPr>
            </w:r>
            <w:r w:rsidR="00A6683D" w:rsidRPr="00A6683D">
              <w:rPr>
                <w:noProof/>
                <w:webHidden/>
              </w:rPr>
              <w:fldChar w:fldCharType="separate"/>
            </w:r>
            <w:r w:rsidR="00A6683D" w:rsidRPr="00A6683D">
              <w:rPr>
                <w:noProof/>
                <w:webHidden/>
              </w:rPr>
              <w:t>7</w:t>
            </w:r>
            <w:r w:rsidR="00A6683D" w:rsidRPr="00A6683D">
              <w:rPr>
                <w:noProof/>
                <w:webHidden/>
              </w:rPr>
              <w:fldChar w:fldCharType="end"/>
            </w:r>
          </w:hyperlink>
        </w:p>
        <w:p w14:paraId="38DCA160" w14:textId="7C57CDBB"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97" w:history="1">
            <w:r w:rsidR="00A6683D" w:rsidRPr="00A6683D">
              <w:rPr>
                <w:rStyle w:val="Hyperlink"/>
                <w:noProof/>
                <w:color w:val="auto"/>
              </w:rPr>
              <w:t>2.5.2.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After Interim Analysis with no Early Stopping</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_Toc152161297 \h </w:instrText>
            </w:r>
            <w:r w:rsidR="00A6683D" w:rsidRPr="00A6683D">
              <w:rPr>
                <w:noProof/>
                <w:webHidden/>
              </w:rPr>
            </w:r>
            <w:r w:rsidR="00A6683D" w:rsidRPr="00A6683D">
              <w:rPr>
                <w:noProof/>
                <w:webHidden/>
              </w:rPr>
              <w:fldChar w:fldCharType="separate"/>
            </w:r>
            <w:r w:rsidR="00A6683D" w:rsidRPr="00A6683D">
              <w:rPr>
                <w:noProof/>
                <w:webHidden/>
              </w:rPr>
              <w:t>8</w:t>
            </w:r>
            <w:r w:rsidR="00A6683D" w:rsidRPr="00A6683D">
              <w:rPr>
                <w:noProof/>
                <w:webHidden/>
              </w:rPr>
              <w:fldChar w:fldCharType="end"/>
            </w:r>
          </w:hyperlink>
        </w:p>
        <w:p w14:paraId="0327BF43" w14:textId="2CFE6703" w:rsidR="00A6683D" w:rsidRPr="00A6683D" w:rsidRDefault="00E3542F">
          <w:pPr>
            <w:pStyle w:val="TOC3"/>
            <w:tabs>
              <w:tab w:val="left" w:pos="1320"/>
              <w:tab w:val="right" w:leader="dot" w:pos="9350"/>
            </w:tabs>
            <w:rPr>
              <w:rFonts w:eastAsiaTheme="minorEastAsia"/>
              <w:noProof/>
              <w:kern w:val="2"/>
              <w:sz w:val="22"/>
              <w:szCs w:val="22"/>
              <w:lang w:eastAsia="zh-CN"/>
              <w14:ligatures w14:val="standardContextual"/>
            </w:rPr>
          </w:pPr>
          <w:hyperlink w:anchor="_Toc152161298" w:history="1">
            <w:r w:rsidR="00A6683D" w:rsidRPr="00A6683D">
              <w:rPr>
                <w:rStyle w:val="Hyperlink"/>
                <w:noProof/>
                <w:color w:val="auto"/>
              </w:rPr>
              <w:t>2.5.3.</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After Interim Analysis with Early Stopping or End of Study</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_Toc152161298 \h </w:instrText>
            </w:r>
            <w:r w:rsidR="00A6683D" w:rsidRPr="00A6683D">
              <w:rPr>
                <w:noProof/>
                <w:webHidden/>
              </w:rPr>
            </w:r>
            <w:r w:rsidR="00A6683D" w:rsidRPr="00A6683D">
              <w:rPr>
                <w:noProof/>
                <w:webHidden/>
              </w:rPr>
              <w:fldChar w:fldCharType="separate"/>
            </w:r>
            <w:r w:rsidR="00A6683D" w:rsidRPr="00A6683D">
              <w:rPr>
                <w:noProof/>
                <w:webHidden/>
              </w:rPr>
              <w:t>8</w:t>
            </w:r>
            <w:r w:rsidR="00A6683D" w:rsidRPr="00A6683D">
              <w:rPr>
                <w:noProof/>
                <w:webHidden/>
              </w:rPr>
              <w:fldChar w:fldCharType="end"/>
            </w:r>
          </w:hyperlink>
        </w:p>
        <w:p w14:paraId="26E12996" w14:textId="2A78A81D"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299" w:history="1">
            <w:r w:rsidR="00A6683D" w:rsidRPr="00A6683D">
              <w:rPr>
                <w:rStyle w:val="Hyperlink"/>
                <w:noProof/>
                <w:color w:val="auto"/>
              </w:rPr>
              <w:t>2.6.</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Risk/Benefit Assessment</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_Toc152161299 \h </w:instrText>
            </w:r>
            <w:r w:rsidR="00A6683D" w:rsidRPr="00A6683D">
              <w:rPr>
                <w:noProof/>
                <w:webHidden/>
              </w:rPr>
            </w:r>
            <w:r w:rsidR="00A6683D" w:rsidRPr="00A6683D">
              <w:rPr>
                <w:noProof/>
                <w:webHidden/>
              </w:rPr>
              <w:fldChar w:fldCharType="separate"/>
            </w:r>
            <w:r w:rsidR="00A6683D" w:rsidRPr="00A6683D">
              <w:rPr>
                <w:noProof/>
                <w:webHidden/>
              </w:rPr>
              <w:t>8</w:t>
            </w:r>
            <w:r w:rsidR="00A6683D" w:rsidRPr="00A6683D">
              <w:rPr>
                <w:noProof/>
                <w:webHidden/>
              </w:rPr>
              <w:fldChar w:fldCharType="end"/>
            </w:r>
          </w:hyperlink>
        </w:p>
        <w:p w14:paraId="27051478" w14:textId="16EBD626"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00" w:history="1">
            <w:r w:rsidR="00A6683D" w:rsidRPr="00A6683D">
              <w:rPr>
                <w:rStyle w:val="Hyperlink"/>
                <w:noProof/>
                <w:color w:val="auto"/>
              </w:rPr>
              <w:t>2.7.</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Assessment of Subject Safety and Development of a Data and Safety Monitoring Plan</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_Toc152161300 \h </w:instrText>
            </w:r>
            <w:r w:rsidR="00A6683D" w:rsidRPr="00A6683D">
              <w:rPr>
                <w:noProof/>
                <w:webHidden/>
              </w:rPr>
            </w:r>
            <w:r w:rsidR="00A6683D" w:rsidRPr="00A6683D">
              <w:rPr>
                <w:noProof/>
                <w:webHidden/>
              </w:rPr>
              <w:fldChar w:fldCharType="separate"/>
            </w:r>
            <w:r w:rsidR="00A6683D" w:rsidRPr="00A6683D">
              <w:rPr>
                <w:noProof/>
                <w:webHidden/>
              </w:rPr>
              <w:t>8</w:t>
            </w:r>
            <w:r w:rsidR="00A6683D" w:rsidRPr="00A6683D">
              <w:rPr>
                <w:noProof/>
                <w:webHidden/>
              </w:rPr>
              <w:fldChar w:fldCharType="end"/>
            </w:r>
          </w:hyperlink>
        </w:p>
        <w:p w14:paraId="08EF1A30" w14:textId="0AFE3669" w:rsidR="00A6683D" w:rsidRPr="00A6683D" w:rsidRDefault="00E3542F">
          <w:pPr>
            <w:pStyle w:val="TOC1"/>
            <w:tabs>
              <w:tab w:val="left" w:pos="480"/>
              <w:tab w:val="right" w:leader="dot" w:pos="9350"/>
            </w:tabs>
            <w:rPr>
              <w:rFonts w:eastAsiaTheme="minorEastAsia"/>
              <w:noProof/>
              <w:kern w:val="2"/>
              <w:sz w:val="22"/>
              <w:szCs w:val="22"/>
              <w:lang w:eastAsia="zh-CN"/>
              <w14:ligatures w14:val="standardContextual"/>
            </w:rPr>
          </w:pPr>
          <w:hyperlink w:anchor="_Toc152161301" w:history="1">
            <w:r w:rsidR="00A6683D" w:rsidRPr="00A6683D">
              <w:rPr>
                <w:rStyle w:val="Hyperlink"/>
                <w:noProof/>
                <w:color w:val="auto"/>
              </w:rPr>
              <w:t>3.</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Subject Participation</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_Toc152161301 \h </w:instrText>
            </w:r>
            <w:r w:rsidR="00A6683D" w:rsidRPr="00A6683D">
              <w:rPr>
                <w:noProof/>
                <w:webHidden/>
              </w:rPr>
            </w:r>
            <w:r w:rsidR="00A6683D" w:rsidRPr="00A6683D">
              <w:rPr>
                <w:noProof/>
                <w:webHidden/>
              </w:rPr>
              <w:fldChar w:fldCharType="separate"/>
            </w:r>
            <w:r w:rsidR="00A6683D" w:rsidRPr="00A6683D">
              <w:rPr>
                <w:noProof/>
                <w:webHidden/>
              </w:rPr>
              <w:t>9</w:t>
            </w:r>
            <w:r w:rsidR="00A6683D" w:rsidRPr="00A6683D">
              <w:rPr>
                <w:noProof/>
                <w:webHidden/>
              </w:rPr>
              <w:fldChar w:fldCharType="end"/>
            </w:r>
          </w:hyperlink>
        </w:p>
        <w:p w14:paraId="57CC47B4" w14:textId="1BE7A401"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02" w:history="1">
            <w:r w:rsidR="00A6683D" w:rsidRPr="00A6683D">
              <w:rPr>
                <w:rStyle w:val="Hyperlink"/>
                <w:noProof/>
                <w:color w:val="auto"/>
              </w:rPr>
              <w:t>3.1.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Informed consent process and timing of obtaining of consent</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_Toc152161302 \h </w:instrText>
            </w:r>
            <w:r w:rsidR="00A6683D" w:rsidRPr="00A6683D">
              <w:rPr>
                <w:noProof/>
                <w:webHidden/>
              </w:rPr>
            </w:r>
            <w:r w:rsidR="00A6683D" w:rsidRPr="00A6683D">
              <w:rPr>
                <w:noProof/>
                <w:webHidden/>
              </w:rPr>
              <w:fldChar w:fldCharType="separate"/>
            </w:r>
            <w:r w:rsidR="00A6683D" w:rsidRPr="00A6683D">
              <w:rPr>
                <w:noProof/>
                <w:webHidden/>
              </w:rPr>
              <w:t>9</w:t>
            </w:r>
            <w:r w:rsidR="00A6683D" w:rsidRPr="00A6683D">
              <w:rPr>
                <w:noProof/>
                <w:webHidden/>
              </w:rPr>
              <w:fldChar w:fldCharType="end"/>
            </w:r>
          </w:hyperlink>
        </w:p>
        <w:p w14:paraId="52E79AEF" w14:textId="1323AC0D"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03" w:history="1">
            <w:r w:rsidR="00A6683D" w:rsidRPr="00A6683D">
              <w:rPr>
                <w:rStyle w:val="Hyperlink"/>
                <w:noProof/>
                <w:color w:val="auto"/>
              </w:rPr>
              <w:t>3.2.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How new information will be conveyed to the study subject</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_Toc152161303 \h </w:instrText>
            </w:r>
            <w:r w:rsidR="00A6683D" w:rsidRPr="00A6683D">
              <w:rPr>
                <w:noProof/>
                <w:webHidden/>
              </w:rPr>
            </w:r>
            <w:r w:rsidR="00A6683D" w:rsidRPr="00A6683D">
              <w:rPr>
                <w:noProof/>
                <w:webHidden/>
              </w:rPr>
              <w:fldChar w:fldCharType="separate"/>
            </w:r>
            <w:r w:rsidR="00A6683D" w:rsidRPr="00A6683D">
              <w:rPr>
                <w:noProof/>
                <w:webHidden/>
              </w:rPr>
              <w:t>9</w:t>
            </w:r>
            <w:r w:rsidR="00A6683D" w:rsidRPr="00A6683D">
              <w:rPr>
                <w:noProof/>
                <w:webHidden/>
              </w:rPr>
              <w:fldChar w:fldCharType="end"/>
            </w:r>
          </w:hyperlink>
        </w:p>
        <w:p w14:paraId="1A2F94CC" w14:textId="135BE8AC" w:rsidR="00A6683D" w:rsidRPr="00A6683D" w:rsidRDefault="00E3542F">
          <w:pPr>
            <w:pStyle w:val="TOC1"/>
            <w:tabs>
              <w:tab w:val="left" w:pos="480"/>
              <w:tab w:val="right" w:leader="dot" w:pos="9350"/>
            </w:tabs>
            <w:rPr>
              <w:rFonts w:eastAsiaTheme="minorEastAsia"/>
              <w:noProof/>
              <w:kern w:val="2"/>
              <w:sz w:val="22"/>
              <w:szCs w:val="22"/>
              <w:lang w:eastAsia="zh-CN"/>
              <w14:ligatures w14:val="standardContextual"/>
            </w:rPr>
          </w:pPr>
          <w:hyperlink w:anchor="_Toc152161304" w:history="1">
            <w:r w:rsidR="00A6683D" w:rsidRPr="00A6683D">
              <w:rPr>
                <w:rStyle w:val="Hyperlink"/>
                <w:noProof/>
                <w:color w:val="auto"/>
              </w:rPr>
              <w:t>4.</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Data Collection and Protection</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_Toc152161304 \h </w:instrText>
            </w:r>
            <w:r w:rsidR="00A6683D" w:rsidRPr="00A6683D">
              <w:rPr>
                <w:noProof/>
                <w:webHidden/>
              </w:rPr>
            </w:r>
            <w:r w:rsidR="00A6683D" w:rsidRPr="00A6683D">
              <w:rPr>
                <w:noProof/>
                <w:webHidden/>
              </w:rPr>
              <w:fldChar w:fldCharType="separate"/>
            </w:r>
            <w:r w:rsidR="00A6683D" w:rsidRPr="00A6683D">
              <w:rPr>
                <w:noProof/>
                <w:webHidden/>
              </w:rPr>
              <w:t>9</w:t>
            </w:r>
            <w:r w:rsidR="00A6683D" w:rsidRPr="00A6683D">
              <w:rPr>
                <w:noProof/>
                <w:webHidden/>
              </w:rPr>
              <w:fldChar w:fldCharType="end"/>
            </w:r>
          </w:hyperlink>
        </w:p>
        <w:p w14:paraId="2E6C2503" w14:textId="5F0B9DBA"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05" w:history="1">
            <w:r w:rsidR="00A6683D" w:rsidRPr="00A6683D">
              <w:rPr>
                <w:rStyle w:val="Hyperlink"/>
                <w:noProof/>
                <w:color w:val="auto"/>
              </w:rPr>
              <w:t>4.1.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Data Management and Security</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_Toc152161305 \h </w:instrText>
            </w:r>
            <w:r w:rsidR="00A6683D" w:rsidRPr="00A6683D">
              <w:rPr>
                <w:noProof/>
                <w:webHidden/>
              </w:rPr>
            </w:r>
            <w:r w:rsidR="00A6683D" w:rsidRPr="00A6683D">
              <w:rPr>
                <w:noProof/>
                <w:webHidden/>
              </w:rPr>
              <w:fldChar w:fldCharType="separate"/>
            </w:r>
            <w:r w:rsidR="00A6683D" w:rsidRPr="00A6683D">
              <w:rPr>
                <w:noProof/>
                <w:webHidden/>
              </w:rPr>
              <w:t>9</w:t>
            </w:r>
            <w:r w:rsidR="00A6683D" w:rsidRPr="00A6683D">
              <w:rPr>
                <w:noProof/>
                <w:webHidden/>
              </w:rPr>
              <w:fldChar w:fldCharType="end"/>
            </w:r>
          </w:hyperlink>
        </w:p>
        <w:p w14:paraId="05D4A1D6" w14:textId="3F2D64CB"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06" w:history="1">
            <w:r w:rsidR="00A6683D" w:rsidRPr="00A6683D">
              <w:rPr>
                <w:rStyle w:val="Hyperlink"/>
                <w:noProof/>
                <w:color w:val="auto"/>
              </w:rPr>
              <w:t>4.2.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Quality Assurance and Monitoring</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_Toc152161306 \h </w:instrText>
            </w:r>
            <w:r w:rsidR="00A6683D" w:rsidRPr="00A6683D">
              <w:rPr>
                <w:noProof/>
                <w:webHidden/>
              </w:rPr>
            </w:r>
            <w:r w:rsidR="00A6683D" w:rsidRPr="00A6683D">
              <w:rPr>
                <w:noProof/>
                <w:webHidden/>
              </w:rPr>
              <w:fldChar w:fldCharType="separate"/>
            </w:r>
            <w:r w:rsidR="00A6683D" w:rsidRPr="00A6683D">
              <w:rPr>
                <w:noProof/>
                <w:webHidden/>
              </w:rPr>
              <w:t>9</w:t>
            </w:r>
            <w:r w:rsidR="00A6683D" w:rsidRPr="00A6683D">
              <w:rPr>
                <w:noProof/>
                <w:webHidden/>
              </w:rPr>
              <w:fldChar w:fldCharType="end"/>
            </w:r>
          </w:hyperlink>
        </w:p>
        <w:p w14:paraId="495135A1" w14:textId="3D239CF3" w:rsidR="00A6683D" w:rsidRPr="00A6683D" w:rsidRDefault="00E3542F">
          <w:pPr>
            <w:pStyle w:val="TOC1"/>
            <w:tabs>
              <w:tab w:val="left" w:pos="480"/>
              <w:tab w:val="right" w:leader="dot" w:pos="9350"/>
            </w:tabs>
            <w:rPr>
              <w:rFonts w:eastAsiaTheme="minorEastAsia"/>
              <w:noProof/>
              <w:kern w:val="2"/>
              <w:sz w:val="22"/>
              <w:szCs w:val="22"/>
              <w:lang w:eastAsia="zh-CN"/>
              <w14:ligatures w14:val="standardContextual"/>
            </w:rPr>
          </w:pPr>
          <w:hyperlink w:anchor="_Toc152161307" w:history="1">
            <w:r w:rsidR="00A6683D" w:rsidRPr="00A6683D">
              <w:rPr>
                <w:rStyle w:val="Hyperlink"/>
                <w:noProof/>
                <w:color w:val="auto"/>
              </w:rPr>
              <w:t>5.</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Data Analysis and Reporting</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_Toc152161307 \h </w:instrText>
            </w:r>
            <w:r w:rsidR="00A6683D" w:rsidRPr="00A6683D">
              <w:rPr>
                <w:noProof/>
                <w:webHidden/>
              </w:rPr>
            </w:r>
            <w:r w:rsidR="00A6683D" w:rsidRPr="00A6683D">
              <w:rPr>
                <w:noProof/>
                <w:webHidden/>
              </w:rPr>
              <w:fldChar w:fldCharType="separate"/>
            </w:r>
            <w:r w:rsidR="00A6683D" w:rsidRPr="00A6683D">
              <w:rPr>
                <w:noProof/>
                <w:webHidden/>
              </w:rPr>
              <w:t>10</w:t>
            </w:r>
            <w:r w:rsidR="00A6683D" w:rsidRPr="00A6683D">
              <w:rPr>
                <w:noProof/>
                <w:webHidden/>
              </w:rPr>
              <w:fldChar w:fldCharType="end"/>
            </w:r>
          </w:hyperlink>
        </w:p>
        <w:p w14:paraId="4B8345BE" w14:textId="0A76FDE0"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08" w:history="1">
            <w:r w:rsidR="00A6683D" w:rsidRPr="00A6683D">
              <w:rPr>
                <w:rStyle w:val="Hyperlink"/>
                <w:noProof/>
                <w:color w:val="auto"/>
              </w:rPr>
              <w:t>5.1.</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Statistical and Data Analysis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_Toc152161308 \h </w:instrText>
            </w:r>
            <w:r w:rsidR="00A6683D" w:rsidRPr="00A6683D">
              <w:rPr>
                <w:noProof/>
                <w:webHidden/>
              </w:rPr>
            </w:r>
            <w:r w:rsidR="00A6683D" w:rsidRPr="00A6683D">
              <w:rPr>
                <w:noProof/>
                <w:webHidden/>
              </w:rPr>
              <w:fldChar w:fldCharType="separate"/>
            </w:r>
            <w:r w:rsidR="00A6683D" w:rsidRPr="00A6683D">
              <w:rPr>
                <w:noProof/>
                <w:webHidden/>
              </w:rPr>
              <w:t>10</w:t>
            </w:r>
            <w:r w:rsidR="00A6683D" w:rsidRPr="00A6683D">
              <w:rPr>
                <w:noProof/>
                <w:webHidden/>
              </w:rPr>
              <w:fldChar w:fldCharType="end"/>
            </w:r>
          </w:hyperlink>
        </w:p>
        <w:p w14:paraId="06176537" w14:textId="2EFBD515"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09" w:history="1">
            <w:r w:rsidR="00A6683D" w:rsidRPr="00A6683D">
              <w:rPr>
                <w:rStyle w:val="Hyperlink"/>
                <w:noProof/>
                <w:color w:val="auto"/>
              </w:rPr>
              <w:t>5.2.</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Interim Analyses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_Toc152161309 \h </w:instrText>
            </w:r>
            <w:r w:rsidR="00A6683D" w:rsidRPr="00A6683D">
              <w:rPr>
                <w:noProof/>
                <w:webHidden/>
              </w:rPr>
            </w:r>
            <w:r w:rsidR="00A6683D" w:rsidRPr="00A6683D">
              <w:rPr>
                <w:noProof/>
                <w:webHidden/>
              </w:rPr>
              <w:fldChar w:fldCharType="separate"/>
            </w:r>
            <w:r w:rsidR="00A6683D" w:rsidRPr="00A6683D">
              <w:rPr>
                <w:noProof/>
                <w:webHidden/>
              </w:rPr>
              <w:t>10</w:t>
            </w:r>
            <w:r w:rsidR="00A6683D" w:rsidRPr="00A6683D">
              <w:rPr>
                <w:noProof/>
                <w:webHidden/>
              </w:rPr>
              <w:fldChar w:fldCharType="end"/>
            </w:r>
          </w:hyperlink>
        </w:p>
        <w:p w14:paraId="4A92A4A1" w14:textId="49901C30" w:rsidR="00A6683D" w:rsidRPr="00A6683D" w:rsidRDefault="00E3542F">
          <w:pPr>
            <w:pStyle w:val="TOC2"/>
            <w:tabs>
              <w:tab w:val="left" w:pos="880"/>
              <w:tab w:val="right" w:leader="dot" w:pos="9350"/>
            </w:tabs>
            <w:rPr>
              <w:rFonts w:eastAsiaTheme="minorEastAsia"/>
              <w:noProof/>
              <w:kern w:val="2"/>
              <w:sz w:val="22"/>
              <w:szCs w:val="22"/>
              <w:lang w:eastAsia="zh-CN"/>
              <w14:ligatures w14:val="standardContextual"/>
            </w:rPr>
          </w:pPr>
          <w:hyperlink w:anchor="_Toc152161310" w:history="1">
            <w:r w:rsidR="00A6683D" w:rsidRPr="00A6683D">
              <w:rPr>
                <w:rStyle w:val="Hyperlink"/>
                <w:noProof/>
                <w:color w:val="auto"/>
              </w:rPr>
              <w:t>5.3.</w:t>
            </w:r>
            <w:r w:rsidR="00A6683D" w:rsidRPr="00A6683D">
              <w:rPr>
                <w:rFonts w:eastAsiaTheme="minorEastAsia"/>
                <w:noProof/>
                <w:kern w:val="2"/>
                <w:sz w:val="22"/>
                <w:szCs w:val="22"/>
                <w:lang w:eastAsia="zh-CN"/>
                <w14:ligatures w14:val="standardContextual"/>
              </w:rPr>
              <w:tab/>
            </w:r>
            <w:r w:rsidR="00A6683D" w:rsidRPr="00A6683D">
              <w:rPr>
                <w:rStyle w:val="Hyperlink"/>
                <w:noProof/>
                <w:color w:val="auto"/>
              </w:rPr>
              <w:t>Final Analysis</w:t>
            </w:r>
            <w:r w:rsidR="00A6683D" w:rsidRPr="00A6683D">
              <w:rPr>
                <w:noProof/>
                <w:webHidden/>
              </w:rPr>
              <w:tab/>
            </w:r>
            <w:r w:rsidR="00A6683D" w:rsidRPr="00A6683D">
              <w:rPr>
                <w:noProof/>
                <w:webHidden/>
              </w:rPr>
              <w:fldChar w:fldCharType="begin"/>
            </w:r>
            <w:r w:rsidR="00A6683D" w:rsidRPr="00A6683D">
              <w:rPr>
                <w:noProof/>
                <w:webHidden/>
              </w:rPr>
              <w:instrText xml:space="preserve"> PAGEREF _Toc152161310 \h </w:instrText>
            </w:r>
            <w:r w:rsidR="00A6683D" w:rsidRPr="00A6683D">
              <w:rPr>
                <w:noProof/>
                <w:webHidden/>
              </w:rPr>
            </w:r>
            <w:r w:rsidR="00A6683D" w:rsidRPr="00A6683D">
              <w:rPr>
                <w:noProof/>
                <w:webHidden/>
              </w:rPr>
              <w:fldChar w:fldCharType="separate"/>
            </w:r>
            <w:r w:rsidR="00A6683D" w:rsidRPr="00A6683D">
              <w:rPr>
                <w:noProof/>
                <w:webHidden/>
              </w:rPr>
              <w:t>10</w:t>
            </w:r>
            <w:r w:rsidR="00A6683D" w:rsidRPr="00A6683D">
              <w:rPr>
                <w:noProof/>
                <w:webHidden/>
              </w:rPr>
              <w:fldChar w:fldCharType="end"/>
            </w:r>
          </w:hyperlink>
        </w:p>
        <w:p w14:paraId="15C64091" w14:textId="38964CDB" w:rsidR="00A6683D" w:rsidRDefault="00A6683D">
          <w:r w:rsidRPr="00A6683D">
            <w:rPr>
              <w:b/>
              <w:bCs/>
              <w:noProof/>
            </w:rPr>
            <w:fldChar w:fldCharType="end"/>
          </w:r>
        </w:p>
      </w:sdtContent>
    </w:sdt>
    <w:p w14:paraId="6E91C4DB" w14:textId="2FCAE2BE" w:rsidR="003E1072" w:rsidRDefault="003E1072">
      <w:pPr>
        <w:rPr>
          <w:rFonts w:ascii="Calibri" w:hAnsi="Calibri"/>
        </w:rPr>
      </w:pPr>
      <w:r>
        <w:br w:type="page"/>
      </w:r>
    </w:p>
    <w:p w14:paraId="5BCB65CF" w14:textId="2573997D" w:rsidR="003E1072" w:rsidRDefault="003E1072" w:rsidP="003E1072">
      <w:pPr>
        <w:pStyle w:val="Heading1"/>
      </w:pPr>
      <w:bookmarkStart w:id="4" w:name="_Toc152161282"/>
      <w:bookmarkStart w:id="5" w:name="introduction"/>
      <w:r>
        <w:lastRenderedPageBreak/>
        <w:t>Purpose, Background, and Rationale</w:t>
      </w:r>
      <w:bookmarkEnd w:id="4"/>
    </w:p>
    <w:p w14:paraId="5ED4265A" w14:textId="0E70A0D2" w:rsidR="003E1072" w:rsidRDefault="003E1072" w:rsidP="003E1072">
      <w:pPr>
        <w:pStyle w:val="Heading2"/>
      </w:pPr>
      <w:bookmarkStart w:id="6" w:name="_Toc152161283"/>
      <w:r>
        <w:t>Aim and Hypotheses</w:t>
      </w:r>
      <w:bookmarkEnd w:id="6"/>
    </w:p>
    <w:p w14:paraId="11D65462" w14:textId="624FAEA7" w:rsidR="003E1072" w:rsidRDefault="003E1072" w:rsidP="003E1072">
      <w:pPr>
        <w:pStyle w:val="BodyText"/>
      </w:pPr>
      <w:r w:rsidRPr="003E1072">
        <w:t>Reducing the amount of time spent driving from home to work can help maximize productivity in the workplace. This study utilizes adaptive designs to determine the optimal driving route from Dr. Byron Gajewski’s home to his workplace at KUMC.</w:t>
      </w:r>
    </w:p>
    <w:p w14:paraId="137FB2B3" w14:textId="77777777" w:rsidR="003E1072" w:rsidRDefault="003E1072" w:rsidP="003E1072">
      <w:pPr>
        <w:pStyle w:val="BodyText"/>
      </w:pPr>
      <w:r>
        <w:t xml:space="preserve">There are two main aims of this study: </w:t>
      </w:r>
    </w:p>
    <w:p w14:paraId="24F7397F" w14:textId="27135809" w:rsidR="003E1072" w:rsidRDefault="00F04666" w:rsidP="003E1072">
      <w:pPr>
        <w:pStyle w:val="BodyText"/>
        <w:numPr>
          <w:ilvl w:val="0"/>
          <w:numId w:val="32"/>
        </w:numPr>
        <w:contextualSpacing/>
      </w:pPr>
      <w:ins w:id="7" w:author="Sreejata Dutta" w:date="2023-11-15T22:18:00Z">
        <w:r>
          <w:t>T</w:t>
        </w:r>
      </w:ins>
      <w:del w:id="8" w:author="Sreejata Dutta" w:date="2023-11-15T22:18:00Z">
        <w:r w:rsidR="003E1072" w:rsidDel="00F04666">
          <w:delText>t</w:delText>
        </w:r>
      </w:del>
      <w:r w:rsidR="003E1072">
        <w:t xml:space="preserve">o </w:t>
      </w:r>
      <w:proofErr w:type="gramStart"/>
      <w:r w:rsidR="003E1072">
        <w:t>find</w:t>
      </w:r>
      <w:proofErr w:type="gramEnd"/>
      <w:r w:rsidR="003E1072">
        <w:t xml:space="preserve"> the best route for Dr. Gajewski to </w:t>
      </w:r>
      <w:r w:rsidR="00BA7C77">
        <w:t>drive</w:t>
      </w:r>
      <w:r w:rsidR="003E1072">
        <w:t xml:space="preserve"> to work</w:t>
      </w:r>
    </w:p>
    <w:p w14:paraId="25EC1CCE" w14:textId="6ED03375" w:rsidR="003E1072" w:rsidRDefault="00F04666" w:rsidP="003E1072">
      <w:pPr>
        <w:pStyle w:val="BodyText"/>
        <w:numPr>
          <w:ilvl w:val="0"/>
          <w:numId w:val="32"/>
        </w:numPr>
        <w:contextualSpacing/>
      </w:pPr>
      <w:ins w:id="9" w:author="Sreejata Dutta" w:date="2023-11-15T22:18:00Z">
        <w:r>
          <w:t>T</w:t>
        </w:r>
      </w:ins>
      <w:del w:id="10" w:author="Sreejata Dutta" w:date="2023-11-15T22:18:00Z">
        <w:r w:rsidR="003E1072" w:rsidDel="00F04666">
          <w:delText>t</w:delText>
        </w:r>
      </w:del>
      <w:r w:rsidR="003E1072">
        <w:t xml:space="preserve">o </w:t>
      </w:r>
      <w:proofErr w:type="gramStart"/>
      <w:r w:rsidR="003E1072">
        <w:t>provide</w:t>
      </w:r>
      <w:proofErr w:type="gramEnd"/>
      <w:r w:rsidR="003E1072">
        <w:t xml:space="preserve"> the opportunity for students to experience designing and conducting a Bayesian adaptive clinical trial.</w:t>
      </w:r>
      <w:bookmarkEnd w:id="5"/>
    </w:p>
    <w:p w14:paraId="7DD24DD9" w14:textId="0801714D" w:rsidR="003E1072" w:rsidRDefault="003E1072" w:rsidP="003E1072">
      <w:pPr>
        <w:pStyle w:val="BodyText"/>
        <w:contextualSpacing/>
      </w:pPr>
    </w:p>
    <w:p w14:paraId="3A644701" w14:textId="7A6A170F" w:rsidR="003E1072" w:rsidRDefault="003E1072" w:rsidP="003E1072">
      <w:pPr>
        <w:pStyle w:val="Heading2"/>
      </w:pPr>
      <w:bookmarkStart w:id="11" w:name="_Toc152161284"/>
      <w:r>
        <w:t>Background and Significance</w:t>
      </w:r>
      <w:bookmarkEnd w:id="11"/>
    </w:p>
    <w:p w14:paraId="0F179720" w14:textId="78C2B0D7" w:rsidR="003E1072" w:rsidRDefault="003E1072" w:rsidP="003E1072">
      <w:pPr>
        <w:pStyle w:val="BodyText"/>
      </w:pPr>
      <w:r>
        <w:t>This study aims to give biostatisticians experience designing, conducting, and analyzing a Bayesian adaptive clinical trial. Specifically, this will give us a platform to experiment with sophisticated and novel features of adaptive clinical trials such as response adaptive randomization and early stopping. Additionally, we plan to publish a paper describing the learning experience.</w:t>
      </w:r>
    </w:p>
    <w:p w14:paraId="77E1769F" w14:textId="0E3D7CE3" w:rsidR="003E1072" w:rsidRDefault="003E1072" w:rsidP="003E1072">
      <w:pPr>
        <w:pStyle w:val="BodyText"/>
      </w:pPr>
      <w:r>
        <w:t>The use of adaptive designs in clinical trials has been increasing due to its flexibility and efficiency gains, besides being more ethical as they assign fewer subjects to treatment arms with inferior outcomes. Their use is gradually being extended to other areas to capture the already realized benefits. Hence</w:t>
      </w:r>
      <w:r w:rsidR="00FD037C">
        <w:t>,</w:t>
      </w:r>
      <w:r>
        <w:t xml:space="preserve"> it is important for graduate students to have experience in the processes involved in conducting an adaptive clinical trial.</w:t>
      </w:r>
    </w:p>
    <w:p w14:paraId="530384EC" w14:textId="5500EFB1" w:rsidR="003E1072" w:rsidRDefault="003E1072" w:rsidP="003E1072">
      <w:pPr>
        <w:pStyle w:val="BodyText"/>
      </w:pPr>
      <w:r>
        <w:t>Several study designs were considered for this trial, including two fixed designs and four adaptive designs. Each proposed design was evaluated in terms of its ability to control the overall type I error rate, its power to detect differences in the travel times of the evaluated routes, the expected number of drives, and feasibility. The final design chosen by the study team involves three interim analyses and response adaptive randomization.</w:t>
      </w:r>
    </w:p>
    <w:p w14:paraId="1FF829ED" w14:textId="79882176" w:rsidR="003E1072" w:rsidRDefault="003E1072" w:rsidP="003E1072">
      <w:pPr>
        <w:pStyle w:val="Heading1"/>
      </w:pPr>
      <w:bookmarkStart w:id="12" w:name="_Toc152161285"/>
      <w:r>
        <w:t>Research Plan and Design</w:t>
      </w:r>
      <w:bookmarkEnd w:id="12"/>
    </w:p>
    <w:p w14:paraId="76789F1B" w14:textId="4C2871B1" w:rsidR="003E1072" w:rsidRDefault="003E1072" w:rsidP="003E1072">
      <w:pPr>
        <w:pStyle w:val="Heading2"/>
      </w:pPr>
      <w:bookmarkStart w:id="13" w:name="_Toc152161286"/>
      <w:r>
        <w:t>Study Objectives</w:t>
      </w:r>
      <w:bookmarkEnd w:id="13"/>
    </w:p>
    <w:p w14:paraId="469E7DEC" w14:textId="091FFFB6" w:rsidR="003E1072" w:rsidRDefault="003E1072" w:rsidP="003E1072">
      <w:pPr>
        <w:pStyle w:val="BodyText"/>
      </w:pPr>
      <w:r w:rsidRPr="003E1072">
        <w:t>Dr. Gajewski currently takes three different routes to work: Rainbow, State Line, and Plaza. The plaza route goes through the country club plaza and is more indirect compared to the other two routes. The Rainbow primarily involves driving down Rainbow Blvd. to get to KUMC, while the State Line route involves driving down State Line Road. All routes are shown in Figure 1.</w:t>
      </w:r>
    </w:p>
    <w:p w14:paraId="2BA194A7" w14:textId="77777777" w:rsidR="00FD037C" w:rsidRDefault="00FD037C" w:rsidP="003E1072">
      <w:pPr>
        <w:pStyle w:val="BodyText"/>
      </w:pPr>
    </w:p>
    <w:tbl>
      <w:tblPr>
        <w:tblStyle w:val="TableGrid"/>
        <w:tblW w:w="0" w:type="auto"/>
        <w:tblLook w:val="04A0" w:firstRow="1" w:lastRow="0" w:firstColumn="1" w:lastColumn="0" w:noHBand="0" w:noVBand="1"/>
      </w:tblPr>
      <w:tblGrid>
        <w:gridCol w:w="3119"/>
        <w:gridCol w:w="3112"/>
        <w:gridCol w:w="3119"/>
      </w:tblGrid>
      <w:tr w:rsidR="00FD037C" w14:paraId="739A4CCA" w14:textId="77777777" w:rsidTr="00FD037C">
        <w:trPr>
          <w:cantSplit/>
        </w:trPr>
        <w:tc>
          <w:tcPr>
            <w:tcW w:w="3116" w:type="dxa"/>
          </w:tcPr>
          <w:p w14:paraId="22238FC9" w14:textId="7AD1B4EC" w:rsidR="00FD037C" w:rsidRPr="00FD037C" w:rsidRDefault="00FD037C" w:rsidP="00FD037C">
            <w:pPr>
              <w:pStyle w:val="BodyText"/>
              <w:contextualSpacing/>
              <w:jc w:val="center"/>
              <w:rPr>
                <w:b/>
                <w:bCs/>
              </w:rPr>
            </w:pPr>
            <w:r w:rsidRPr="00FD037C">
              <w:rPr>
                <w:b/>
                <w:bCs/>
              </w:rPr>
              <w:lastRenderedPageBreak/>
              <w:t>Plaza (Control)</w:t>
            </w:r>
          </w:p>
        </w:tc>
        <w:tc>
          <w:tcPr>
            <w:tcW w:w="3117" w:type="dxa"/>
          </w:tcPr>
          <w:p w14:paraId="494FC977" w14:textId="64628F62" w:rsidR="00FD037C" w:rsidRPr="00FD037C" w:rsidRDefault="00FD037C" w:rsidP="00FD037C">
            <w:pPr>
              <w:pStyle w:val="BodyText"/>
              <w:contextualSpacing/>
              <w:jc w:val="center"/>
              <w:rPr>
                <w:b/>
                <w:bCs/>
              </w:rPr>
            </w:pPr>
            <w:r w:rsidRPr="00FD037C">
              <w:rPr>
                <w:b/>
                <w:bCs/>
              </w:rPr>
              <w:t>Rainbow</w:t>
            </w:r>
          </w:p>
        </w:tc>
        <w:tc>
          <w:tcPr>
            <w:tcW w:w="3117" w:type="dxa"/>
          </w:tcPr>
          <w:p w14:paraId="14F0C3F5" w14:textId="1F3C1EA5" w:rsidR="00FD037C" w:rsidRPr="00FD037C" w:rsidRDefault="00FD037C" w:rsidP="00FD037C">
            <w:pPr>
              <w:pStyle w:val="BodyText"/>
              <w:contextualSpacing/>
              <w:jc w:val="center"/>
              <w:rPr>
                <w:b/>
                <w:bCs/>
              </w:rPr>
            </w:pPr>
            <w:r w:rsidRPr="00FD037C">
              <w:rPr>
                <w:b/>
                <w:bCs/>
              </w:rPr>
              <w:t>State Line</w:t>
            </w:r>
          </w:p>
        </w:tc>
      </w:tr>
      <w:tr w:rsidR="00FD037C" w14:paraId="5DA1BF30" w14:textId="77777777" w:rsidTr="00FD037C">
        <w:tc>
          <w:tcPr>
            <w:tcW w:w="3116" w:type="dxa"/>
          </w:tcPr>
          <w:p w14:paraId="0180E9D5" w14:textId="5D6AF315" w:rsidR="00FD037C" w:rsidRDefault="00FD037C" w:rsidP="003E1072">
            <w:pPr>
              <w:pStyle w:val="BodyText"/>
            </w:pPr>
            <w:r w:rsidRPr="006B79A1">
              <w:rPr>
                <w:noProof/>
              </w:rPr>
              <w:drawing>
                <wp:inline distT="0" distB="0" distL="0" distR="0" wp14:anchorId="6AFC5886" wp14:editId="73B7AA5C">
                  <wp:extent cx="1852551" cy="2028825"/>
                  <wp:effectExtent l="0" t="0" r="0" b="0"/>
                  <wp:docPr id="3" name="Picture 3">
                    <a:extLst xmlns:a="http://schemas.openxmlformats.org/drawingml/2006/main">
                      <a:ext uri="{FF2B5EF4-FFF2-40B4-BE49-F238E27FC236}">
                        <a16:creationId xmlns:a16="http://schemas.microsoft.com/office/drawing/2014/main" id="{90AAC61E-1BD3-8179-3854-7C72C3177BC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0AAC61E-1BD3-8179-3854-7C72C3177BCA}"/>
                              </a:ext>
                            </a:extLst>
                          </pic:cNvPr>
                          <pic:cNvPicPr>
                            <a:picLocks noGrp="1" noChangeAspect="1"/>
                          </pic:cNvPicPr>
                        </pic:nvPicPr>
                        <pic:blipFill rotWithShape="1">
                          <a:blip r:embed="rId8"/>
                          <a:srcRect l="19481" r="11610" b="33378"/>
                          <a:stretch/>
                        </pic:blipFill>
                        <pic:spPr bwMode="auto">
                          <a:xfrm>
                            <a:off x="0" y="0"/>
                            <a:ext cx="1852551" cy="2028825"/>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49973B03" w14:textId="302DC3C7" w:rsidR="00FD037C" w:rsidRDefault="00FD037C" w:rsidP="003E1072">
            <w:pPr>
              <w:pStyle w:val="BodyText"/>
            </w:pPr>
            <w:r w:rsidRPr="00FC1267">
              <w:rPr>
                <w:noProof/>
              </w:rPr>
              <w:drawing>
                <wp:inline distT="0" distB="0" distL="0" distR="0" wp14:anchorId="66BC7BA3" wp14:editId="56A5BF74">
                  <wp:extent cx="1840675" cy="2028825"/>
                  <wp:effectExtent l="0" t="0" r="7620" b="0"/>
                  <wp:docPr id="10" name="Picture 10">
                    <a:extLst xmlns:a="http://schemas.openxmlformats.org/drawingml/2006/main">
                      <a:ext uri="{FF2B5EF4-FFF2-40B4-BE49-F238E27FC236}">
                        <a16:creationId xmlns:a16="http://schemas.microsoft.com/office/drawing/2014/main" id="{68267CB3-9B3C-E81A-1C4E-FB397AC6E9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8267CB3-9B3C-E81A-1C4E-FB397AC6E959}"/>
                              </a:ext>
                            </a:extLst>
                          </pic:cNvPr>
                          <pic:cNvPicPr>
                            <a:picLocks noChangeAspect="1"/>
                          </pic:cNvPicPr>
                        </pic:nvPicPr>
                        <pic:blipFill rotWithShape="1">
                          <a:blip r:embed="rId9"/>
                          <a:srcRect l="8923" r="15589" b="33435"/>
                          <a:stretch/>
                        </pic:blipFill>
                        <pic:spPr bwMode="auto">
                          <a:xfrm>
                            <a:off x="0" y="0"/>
                            <a:ext cx="1840718" cy="2028872"/>
                          </a:xfrm>
                          <a:prstGeom prst="rect">
                            <a:avLst/>
                          </a:prstGeom>
                          <a:ln>
                            <a:noFill/>
                          </a:ln>
                          <a:extLst>
                            <a:ext uri="{53640926-AAD7-44D8-BBD7-CCE9431645EC}">
                              <a14:shadowObscured xmlns:a14="http://schemas.microsoft.com/office/drawing/2010/main"/>
                            </a:ext>
                          </a:extLst>
                        </pic:spPr>
                      </pic:pic>
                    </a:graphicData>
                  </a:graphic>
                </wp:inline>
              </w:drawing>
            </w:r>
          </w:p>
        </w:tc>
        <w:tc>
          <w:tcPr>
            <w:tcW w:w="3117" w:type="dxa"/>
          </w:tcPr>
          <w:p w14:paraId="49BFC97E" w14:textId="74636590" w:rsidR="00FD037C" w:rsidRDefault="00FD037C">
            <w:pPr>
              <w:pStyle w:val="BodyText"/>
              <w:keepNext/>
              <w:jc w:val="center"/>
              <w:pPrChange w:id="14" w:author="Sreejata Dutta" w:date="2023-11-15T22:19:00Z">
                <w:pPr>
                  <w:pStyle w:val="BodyText"/>
                  <w:keepNext/>
                </w:pPr>
              </w:pPrChange>
            </w:pPr>
            <w:r>
              <w:rPr>
                <w:noProof/>
              </w:rPr>
              <w:drawing>
                <wp:inline distT="0" distB="0" distL="0" distR="0" wp14:anchorId="243C3209" wp14:editId="4E8B7DFE">
                  <wp:extent cx="1852551" cy="2028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rotWithShape="1">
                          <a:blip r:embed="rId10">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E5A274A-750D-2079-EDC0-7396B8467D4C}"/>
                              </a:ext>
                            </a:extLst>
                          </a:blip>
                          <a:srcRect r="10179" b="33434"/>
                          <a:stretch/>
                        </pic:blipFill>
                        <pic:spPr bwMode="auto">
                          <a:xfrm>
                            <a:off x="0" y="0"/>
                            <a:ext cx="1852667" cy="202895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3225E28" w14:textId="4126B71D" w:rsidR="00FD037C" w:rsidRPr="00FD037C" w:rsidRDefault="00FD037C">
      <w:pPr>
        <w:pStyle w:val="Compact"/>
        <w:jc w:val="center"/>
        <w:rPr>
          <w:i/>
          <w:iCs/>
        </w:rPr>
        <w:pPrChange w:id="15" w:author="Sreejata Dutta" w:date="2023-11-15T22:19:00Z">
          <w:pPr>
            <w:pStyle w:val="Compact"/>
          </w:pPr>
        </w:pPrChange>
      </w:pPr>
      <w:r w:rsidRPr="00FD037C">
        <w:rPr>
          <w:i/>
          <w:iCs/>
        </w:rPr>
        <w:t xml:space="preserve">Figure </w:t>
      </w:r>
      <w:r w:rsidRPr="00FD037C">
        <w:rPr>
          <w:i/>
          <w:iCs/>
        </w:rPr>
        <w:fldChar w:fldCharType="begin"/>
      </w:r>
      <w:r w:rsidRPr="00FD037C">
        <w:rPr>
          <w:i/>
          <w:iCs/>
        </w:rPr>
        <w:instrText xml:space="preserve"> SEQ Figure \* ARABIC </w:instrText>
      </w:r>
      <w:r w:rsidRPr="00FD037C">
        <w:rPr>
          <w:i/>
          <w:iCs/>
        </w:rPr>
        <w:fldChar w:fldCharType="separate"/>
      </w:r>
      <w:r w:rsidR="006412CF">
        <w:rPr>
          <w:i/>
          <w:iCs/>
          <w:noProof/>
        </w:rPr>
        <w:t>1</w:t>
      </w:r>
      <w:r w:rsidRPr="00FD037C">
        <w:rPr>
          <w:i/>
          <w:iCs/>
        </w:rPr>
        <w:fldChar w:fldCharType="end"/>
      </w:r>
      <w:r w:rsidRPr="00FD037C">
        <w:rPr>
          <w:i/>
          <w:iCs/>
        </w:rPr>
        <w:t>: The three routes evaluated in this study. The starting point of each route lies south of the displayed areas and has been omitted. All routes are the same in this omitted area.</w:t>
      </w:r>
    </w:p>
    <w:p w14:paraId="0C8F2CA0" w14:textId="40D4F28E" w:rsidR="003E1072" w:rsidRDefault="003E1072" w:rsidP="003E1072">
      <w:pPr>
        <w:pStyle w:val="Heading3"/>
      </w:pPr>
      <w:bookmarkStart w:id="16" w:name="_Toc152161287"/>
      <w:r>
        <w:t>Primary Objective</w:t>
      </w:r>
      <w:bookmarkEnd w:id="16"/>
    </w:p>
    <w:p w14:paraId="6CB4F4CE" w14:textId="446A1205" w:rsidR="003E1072" w:rsidRDefault="003E1072" w:rsidP="003E1072">
      <w:pPr>
        <w:pStyle w:val="BodyText"/>
      </w:pPr>
      <w:r>
        <w:t xml:space="preserve">The primary objective of this study is </w:t>
      </w:r>
      <w:r w:rsidRPr="00AF1D85">
        <w:t xml:space="preserve">to </w:t>
      </w:r>
      <w:r>
        <w:t xml:space="preserve">select the route </w:t>
      </w:r>
      <w:r w:rsidRPr="377794A8">
        <w:t xml:space="preserve">(out of two comparator routes) </w:t>
      </w:r>
      <w:r>
        <w:t>that has the highest probability of being faster than the control arm (Plaza route).</w:t>
      </w:r>
    </w:p>
    <w:p w14:paraId="344231E5" w14:textId="009FD8F9" w:rsidR="003E1072" w:rsidRDefault="003E1072" w:rsidP="003E1072">
      <w:pPr>
        <w:pStyle w:val="Heading3"/>
      </w:pPr>
      <w:bookmarkStart w:id="17" w:name="_Toc152161288"/>
      <w:r>
        <w:t>Secondary Objectives</w:t>
      </w:r>
      <w:bookmarkEnd w:id="17"/>
    </w:p>
    <w:p w14:paraId="0F5385D4" w14:textId="0854497D" w:rsidR="003E1072" w:rsidRPr="003E1072" w:rsidRDefault="003E1072" w:rsidP="003E1072">
      <w:pPr>
        <w:pStyle w:val="BodyText"/>
      </w:pPr>
      <w:r>
        <w:t>The secondary objectives of this study are:</w:t>
      </w:r>
    </w:p>
    <w:p w14:paraId="26D6FD9F" w14:textId="35C4F587" w:rsidR="003E1072" w:rsidRDefault="003E1072" w:rsidP="003E1072">
      <w:pPr>
        <w:pStyle w:val="BodyText"/>
        <w:numPr>
          <w:ilvl w:val="0"/>
          <w:numId w:val="34"/>
        </w:numPr>
        <w:contextualSpacing/>
      </w:pPr>
      <w:r>
        <w:t>To identify the route associated with the most adverse events</w:t>
      </w:r>
    </w:p>
    <w:p w14:paraId="20CC7BDB" w14:textId="600C0818" w:rsidR="003E1072" w:rsidRDefault="003E1072" w:rsidP="003E1072">
      <w:pPr>
        <w:pStyle w:val="BodyText"/>
        <w:numPr>
          <w:ilvl w:val="0"/>
          <w:numId w:val="34"/>
        </w:numPr>
        <w:contextualSpacing/>
      </w:pPr>
      <w:r>
        <w:t>To assess the effect of the following conditions on commute time:</w:t>
      </w:r>
    </w:p>
    <w:p w14:paraId="5FB831C9" w14:textId="489F6892" w:rsidR="003E1072" w:rsidRDefault="003E1072" w:rsidP="003E1072">
      <w:pPr>
        <w:pStyle w:val="BodyText"/>
        <w:numPr>
          <w:ilvl w:val="3"/>
          <w:numId w:val="35"/>
        </w:numPr>
        <w:contextualSpacing/>
      </w:pPr>
      <w:r>
        <w:t>Number of serious adverse events</w:t>
      </w:r>
    </w:p>
    <w:p w14:paraId="385AD2D2" w14:textId="267B7970" w:rsidR="003E1072" w:rsidRDefault="003E1072" w:rsidP="003E1072">
      <w:pPr>
        <w:pStyle w:val="BodyText"/>
        <w:numPr>
          <w:ilvl w:val="3"/>
          <w:numId w:val="35"/>
        </w:numPr>
        <w:contextualSpacing/>
      </w:pPr>
      <w:r>
        <w:t>Number of adverse events</w:t>
      </w:r>
    </w:p>
    <w:p w14:paraId="0F56A439" w14:textId="69EE93B4" w:rsidR="003E1072" w:rsidRDefault="003E1072" w:rsidP="003E1072">
      <w:pPr>
        <w:pStyle w:val="BodyText"/>
        <w:numPr>
          <w:ilvl w:val="3"/>
          <w:numId w:val="35"/>
        </w:numPr>
        <w:contextualSpacing/>
      </w:pPr>
      <w:r>
        <w:t>Departure time</w:t>
      </w:r>
    </w:p>
    <w:p w14:paraId="09E6E1B2" w14:textId="00A54E51" w:rsidR="003E1072" w:rsidRDefault="003E1072" w:rsidP="003E1072">
      <w:pPr>
        <w:pStyle w:val="BodyText"/>
        <w:numPr>
          <w:ilvl w:val="3"/>
          <w:numId w:val="35"/>
        </w:numPr>
        <w:contextualSpacing/>
      </w:pPr>
      <w:r>
        <w:t>Starting time of Dr. Gajewski’s first meeting of the day</w:t>
      </w:r>
    </w:p>
    <w:p w14:paraId="796D2BF9" w14:textId="60BA1872" w:rsidR="003E1072" w:rsidRDefault="003E1072" w:rsidP="003E1072">
      <w:pPr>
        <w:pStyle w:val="BodyText"/>
        <w:numPr>
          <w:ilvl w:val="3"/>
          <w:numId w:val="35"/>
        </w:numPr>
        <w:contextualSpacing/>
      </w:pPr>
      <w:r>
        <w:t>Time of the sunrise</w:t>
      </w:r>
    </w:p>
    <w:p w14:paraId="6C3CE624" w14:textId="5E48AEE5" w:rsidR="003E1072" w:rsidRDefault="003E1072" w:rsidP="003E1072">
      <w:pPr>
        <w:pStyle w:val="BodyText"/>
        <w:numPr>
          <w:ilvl w:val="3"/>
          <w:numId w:val="35"/>
        </w:numPr>
        <w:contextualSpacing/>
      </w:pPr>
      <w:r>
        <w:t>Car type</w:t>
      </w:r>
    </w:p>
    <w:p w14:paraId="44F8035F" w14:textId="0F122EEF" w:rsidR="003E1072" w:rsidRDefault="003E1072" w:rsidP="003E1072">
      <w:pPr>
        <w:pStyle w:val="BodyText"/>
        <w:numPr>
          <w:ilvl w:val="3"/>
          <w:numId w:val="35"/>
        </w:numPr>
        <w:contextualSpacing/>
      </w:pPr>
      <w:r>
        <w:t>Day of the week</w:t>
      </w:r>
    </w:p>
    <w:p w14:paraId="0C4B3170" w14:textId="43080815" w:rsidR="003E1072" w:rsidRDefault="003E1072" w:rsidP="003E1072">
      <w:pPr>
        <w:pStyle w:val="Heading2"/>
      </w:pPr>
      <w:bookmarkStart w:id="18" w:name="_Toc152161289"/>
      <w:r>
        <w:t>Study Type and Design</w:t>
      </w:r>
      <w:bookmarkEnd w:id="18"/>
    </w:p>
    <w:p w14:paraId="262AF5A2" w14:textId="68B78327" w:rsidR="003E1072" w:rsidRDefault="003E1072" w:rsidP="003E1072">
      <w:pPr>
        <w:pStyle w:val="BodyText"/>
      </w:pPr>
      <w:r w:rsidRPr="003E1072">
        <w:t>This is a randomized controlled trial utilizing response adaptive randomization. Early stopping and updates to the allocations will occur at three interim analyses based on the number of drives that Dr. Gajewski has completed. Interims will occur after 8, 16, and 24 drives. The study design is illustrated in Figure 2.</w:t>
      </w:r>
    </w:p>
    <w:p w14:paraId="59BC5F73" w14:textId="4A18D3E3" w:rsidR="009C72C0" w:rsidRDefault="0019088B">
      <w:pPr>
        <w:pStyle w:val="BodyText"/>
        <w:keepNext/>
        <w:jc w:val="center"/>
        <w:pPrChange w:id="19" w:author="Sreejata Dutta" w:date="2023-11-15T22:19:00Z">
          <w:pPr>
            <w:pStyle w:val="BodyText"/>
            <w:keepNext/>
          </w:pPr>
        </w:pPrChange>
      </w:pPr>
      <w:r>
        <w:rPr>
          <w:noProof/>
        </w:rPr>
        <w:lastRenderedPageBreak/>
        <w:drawing>
          <wp:inline distT="0" distB="0" distL="0" distR="0" wp14:anchorId="35859604" wp14:editId="2418211F">
            <wp:extent cx="5943600" cy="4568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68190"/>
                    </a:xfrm>
                    <a:prstGeom prst="rect">
                      <a:avLst/>
                    </a:prstGeom>
                  </pic:spPr>
                </pic:pic>
              </a:graphicData>
            </a:graphic>
          </wp:inline>
        </w:drawing>
      </w:r>
    </w:p>
    <w:p w14:paraId="632F5E5C" w14:textId="35D7DB30" w:rsidR="009C72C0" w:rsidRPr="009C72C0" w:rsidRDefault="009C72C0">
      <w:pPr>
        <w:pStyle w:val="Compact"/>
        <w:jc w:val="center"/>
        <w:rPr>
          <w:i/>
          <w:iCs/>
        </w:rPr>
        <w:pPrChange w:id="20" w:author="Sreejata Dutta" w:date="2023-11-15T22:19:00Z">
          <w:pPr>
            <w:pStyle w:val="Compact"/>
          </w:pPr>
        </w:pPrChange>
      </w:pPr>
      <w:r w:rsidRPr="009C72C0">
        <w:rPr>
          <w:i/>
          <w:iCs/>
        </w:rPr>
        <w:t xml:space="preserve">Figure </w:t>
      </w:r>
      <w:r w:rsidRPr="009C72C0">
        <w:rPr>
          <w:i/>
          <w:iCs/>
        </w:rPr>
        <w:fldChar w:fldCharType="begin"/>
      </w:r>
      <w:r w:rsidRPr="009C72C0">
        <w:rPr>
          <w:i/>
          <w:iCs/>
        </w:rPr>
        <w:instrText xml:space="preserve"> SEQ Figure \* ARABIC </w:instrText>
      </w:r>
      <w:r w:rsidRPr="009C72C0">
        <w:rPr>
          <w:i/>
          <w:iCs/>
        </w:rPr>
        <w:fldChar w:fldCharType="separate"/>
      </w:r>
      <w:r w:rsidR="006412CF">
        <w:rPr>
          <w:i/>
          <w:iCs/>
          <w:noProof/>
        </w:rPr>
        <w:t>2</w:t>
      </w:r>
      <w:r w:rsidRPr="009C72C0">
        <w:rPr>
          <w:i/>
          <w:iCs/>
        </w:rPr>
        <w:fldChar w:fldCharType="end"/>
      </w:r>
      <w:r w:rsidRPr="009C72C0">
        <w:rPr>
          <w:i/>
          <w:iCs/>
        </w:rPr>
        <w:t>: Study Design</w:t>
      </w:r>
    </w:p>
    <w:p w14:paraId="72C1010E" w14:textId="0C94C022" w:rsidR="003E1072" w:rsidRDefault="003E1072" w:rsidP="003E1072">
      <w:pPr>
        <w:pStyle w:val="Heading2"/>
      </w:pPr>
      <w:bookmarkStart w:id="21" w:name="_Toc152161290"/>
      <w:r>
        <w:t>Sample Size, Statistical Methods, and Power Calculation</w:t>
      </w:r>
      <w:bookmarkEnd w:id="21"/>
    </w:p>
    <w:p w14:paraId="540D032B" w14:textId="239417A9" w:rsidR="003E1072" w:rsidRDefault="003E1072" w:rsidP="003E1072">
      <w:pPr>
        <w:pStyle w:val="BodyText"/>
      </w:pPr>
      <w:r w:rsidRPr="003E1072">
        <w:t>The trial will start with a 2:1:1 (</w:t>
      </w:r>
      <w:proofErr w:type="spellStart"/>
      <w:r w:rsidRPr="003E1072">
        <w:t>Plaza:Rainbow:State</w:t>
      </w:r>
      <w:proofErr w:type="spellEnd"/>
      <w:r w:rsidR="00DF0762">
        <w:t xml:space="preserve"> L</w:t>
      </w:r>
      <w:r w:rsidRPr="003E1072">
        <w:t>ine) allocation. Following the first interim analysis, drives will be randomized in block sizes of 4. Within each block, 1 drive will be allocated to the control arm and the remaining drives will be allocated adaptively. The allocations associated with the intervention arms (Rainbow and Stateline) will be up</w:t>
      </w:r>
      <w:r w:rsidR="00DF0762">
        <w:t>d</w:t>
      </w:r>
      <w:r w:rsidRPr="003E1072">
        <w:t>ated at each interim analysis to allocate more days to the better-performing arm. More details regarding the randomization are provided in the Statistical Analysis Plan (SAP).</w:t>
      </w:r>
    </w:p>
    <w:p w14:paraId="1B09E92E" w14:textId="77777777" w:rsidR="00DF0762" w:rsidRDefault="00DF0762" w:rsidP="00DF0762">
      <w:pPr>
        <w:pStyle w:val="BodyText"/>
      </w:pPr>
      <w:r w:rsidRPr="00DF0762">
        <w:t>Dr. Gajewski will be blinded to the randomization until just prior to departure. All study team members will be blinded to the two comparator routes except for the data managers and protocol team.</w:t>
      </w:r>
      <w:del w:id="22" w:author="Sreejata Dutta" w:date="2023-11-15T22:20:00Z">
        <w:r w:rsidRPr="00DF0762" w:rsidDel="004961A4">
          <w:delText xml:space="preserve"> </w:delText>
        </w:r>
      </w:del>
      <w:r w:rsidRPr="00DF0762">
        <w:t xml:space="preserve"> The data managers will provide a blinded version of the analysis dataset to the analysis team prior to each interim analysis and final analysis. This dataset will contain coded values for each comparator route, and this code will be maintained by the data managers. Because the allocation to the control arm will be different from the comparators prior to the first interim analysis, and fixed for the remainder of the trial, maintaining the blind for the </w:t>
      </w:r>
      <w:r w:rsidRPr="00DF0762">
        <w:lastRenderedPageBreak/>
        <w:t>control arm may not be possible. Hence, all study team members will only be blinded to drives assigned to one of the two comparator arms.</w:t>
      </w:r>
    </w:p>
    <w:p w14:paraId="5F751280" w14:textId="0AD5E37D" w:rsidR="00DF0762" w:rsidRDefault="00DF0762" w:rsidP="00DF0762">
      <w:pPr>
        <w:pStyle w:val="BodyText"/>
      </w:pPr>
      <w:r w:rsidRPr="00DF0762">
        <w:t>After the final analysis and upon written approval (via email) from the PI, the Data Managers will send the code to the analysis team. The analysis team will then unblind the interim and final analyses for reporting.</w:t>
      </w:r>
    </w:p>
    <w:p w14:paraId="4A84E164" w14:textId="10BA77E2" w:rsidR="00DF0762" w:rsidRDefault="00DF0762" w:rsidP="00DF0762">
      <w:pPr>
        <w:pStyle w:val="BodyText"/>
      </w:pPr>
      <w:r w:rsidRPr="00DF0762">
        <w:t xml:space="preserve">The maximum number of </w:t>
      </w:r>
      <w:proofErr w:type="gramStart"/>
      <w:r w:rsidRPr="00DF0762">
        <w:t>drives</w:t>
      </w:r>
      <w:proofErr w:type="gramEnd"/>
      <w:r w:rsidRPr="00DF0762">
        <w:t xml:space="preserve"> included in the study will be 33. Final success will be determined if the probability that the best of the two comparator routes is better than the control is greater than 0.9836. To estimate the sample size and power, we consider three scenarios: expected outcome, null hypothesis (all routes have the same drive time), and one best. These are summarized in </w:t>
      </w:r>
      <w:r w:rsidR="009C72C0">
        <w:t>Table 1</w:t>
      </w:r>
      <w:r w:rsidRPr="00DF0762">
        <w:t xml:space="preserve">. We simulate multiple virtual trials and track the behavior of each trial, including the final outcome of the trial, the estimated mean response, etc. The power and selected sample size based on these simulated virtual trials are also summarized in </w:t>
      </w:r>
      <w:r w:rsidR="009C72C0">
        <w:t>Table 1</w:t>
      </w:r>
      <w:r w:rsidRPr="00DF0762">
        <w:t>. More details are provided in the SAP.</w:t>
      </w:r>
    </w:p>
    <w:p w14:paraId="11182A9B" w14:textId="120EF461" w:rsidR="009C72C0" w:rsidRPr="009C72C0" w:rsidRDefault="009C72C0" w:rsidP="009C72C0">
      <w:pPr>
        <w:pStyle w:val="Compact"/>
        <w:rPr>
          <w:i/>
          <w:iCs/>
        </w:rPr>
      </w:pPr>
      <w:r w:rsidRPr="009C72C0">
        <w:rPr>
          <w:i/>
          <w:iCs/>
        </w:rPr>
        <w:t xml:space="preserve">Table </w:t>
      </w:r>
      <w:r w:rsidRPr="009C72C0">
        <w:rPr>
          <w:i/>
          <w:iCs/>
        </w:rPr>
        <w:fldChar w:fldCharType="begin"/>
      </w:r>
      <w:r w:rsidRPr="009C72C0">
        <w:rPr>
          <w:i/>
          <w:iCs/>
        </w:rPr>
        <w:instrText xml:space="preserve"> SEQ Table \* ARABIC </w:instrText>
      </w:r>
      <w:r w:rsidRPr="009C72C0">
        <w:rPr>
          <w:i/>
          <w:iCs/>
        </w:rPr>
        <w:fldChar w:fldCharType="separate"/>
      </w:r>
      <w:r w:rsidRPr="009C72C0">
        <w:rPr>
          <w:i/>
          <w:iCs/>
          <w:noProof/>
        </w:rPr>
        <w:t>1</w:t>
      </w:r>
      <w:r w:rsidRPr="009C72C0">
        <w:rPr>
          <w:i/>
          <w:iCs/>
        </w:rPr>
        <w:fldChar w:fldCharType="end"/>
      </w:r>
      <w:r>
        <w:rPr>
          <w:i/>
          <w:iCs/>
        </w:rPr>
        <w:t>: The estimated power and expected sample size based on three simulation scenarios</w:t>
      </w:r>
    </w:p>
    <w:tbl>
      <w:tblPr>
        <w:tblW w:w="9180" w:type="dxa"/>
        <w:tblLook w:val="0020" w:firstRow="1" w:lastRow="0" w:firstColumn="0" w:lastColumn="0" w:noHBand="0" w:noVBand="0"/>
      </w:tblPr>
      <w:tblGrid>
        <w:gridCol w:w="1338"/>
        <w:gridCol w:w="1316"/>
        <w:gridCol w:w="1291"/>
        <w:gridCol w:w="1232"/>
        <w:gridCol w:w="2473"/>
        <w:gridCol w:w="1530"/>
      </w:tblGrid>
      <w:tr w:rsidR="009C72C0" w:rsidRPr="009C72C0" w14:paraId="6E8E439F" w14:textId="77777777" w:rsidTr="009C72C0">
        <w:trPr>
          <w:tblHeader/>
        </w:trPr>
        <w:tc>
          <w:tcPr>
            <w:tcW w:w="1338" w:type="dxa"/>
            <w:tcBorders>
              <w:top w:val="single" w:sz="4" w:space="0" w:color="auto"/>
            </w:tcBorders>
          </w:tcPr>
          <w:p w14:paraId="4516F629" w14:textId="77777777" w:rsidR="009C72C0" w:rsidRPr="009C72C0" w:rsidRDefault="009C72C0" w:rsidP="009C72C0">
            <w:pPr>
              <w:pStyle w:val="BodyText"/>
              <w:spacing w:before="0" w:after="0"/>
              <w:contextualSpacing/>
            </w:pPr>
          </w:p>
        </w:tc>
        <w:tc>
          <w:tcPr>
            <w:tcW w:w="3839" w:type="dxa"/>
            <w:gridSpan w:val="3"/>
            <w:tcBorders>
              <w:top w:val="single" w:sz="4" w:space="0" w:color="auto"/>
              <w:bottom w:val="single" w:sz="4" w:space="0" w:color="auto"/>
            </w:tcBorders>
          </w:tcPr>
          <w:p w14:paraId="1CEE6BA6" w14:textId="77777777" w:rsidR="009C72C0" w:rsidRPr="009C72C0" w:rsidRDefault="009C72C0" w:rsidP="009C72C0">
            <w:pPr>
              <w:pStyle w:val="BodyText"/>
              <w:spacing w:before="0" w:after="0"/>
              <w:contextualSpacing/>
              <w:jc w:val="center"/>
            </w:pPr>
            <w:r w:rsidRPr="009C72C0">
              <w:t>Drive Time (minutes)</w:t>
            </w:r>
          </w:p>
        </w:tc>
        <w:tc>
          <w:tcPr>
            <w:tcW w:w="2473" w:type="dxa"/>
            <w:tcBorders>
              <w:top w:val="single" w:sz="4" w:space="0" w:color="auto"/>
            </w:tcBorders>
          </w:tcPr>
          <w:p w14:paraId="01A4703D" w14:textId="77777777" w:rsidR="009C72C0" w:rsidRPr="009C72C0" w:rsidRDefault="009C72C0" w:rsidP="009C72C0">
            <w:pPr>
              <w:pStyle w:val="BodyText"/>
              <w:spacing w:before="0" w:after="0"/>
              <w:contextualSpacing/>
            </w:pPr>
          </w:p>
        </w:tc>
        <w:tc>
          <w:tcPr>
            <w:tcW w:w="1530" w:type="dxa"/>
            <w:tcBorders>
              <w:top w:val="single" w:sz="4" w:space="0" w:color="auto"/>
            </w:tcBorders>
          </w:tcPr>
          <w:p w14:paraId="1C7278BA" w14:textId="77777777" w:rsidR="009C72C0" w:rsidRPr="009C72C0" w:rsidRDefault="009C72C0" w:rsidP="009C72C0">
            <w:pPr>
              <w:pStyle w:val="BodyText"/>
              <w:spacing w:before="0" w:after="0"/>
              <w:contextualSpacing/>
            </w:pPr>
          </w:p>
        </w:tc>
      </w:tr>
      <w:tr w:rsidR="009C72C0" w:rsidRPr="009C72C0" w14:paraId="4862BB5F" w14:textId="77777777" w:rsidTr="009C72C0">
        <w:trPr>
          <w:tblHeader/>
        </w:trPr>
        <w:tc>
          <w:tcPr>
            <w:tcW w:w="1338" w:type="dxa"/>
            <w:tcBorders>
              <w:bottom w:val="single" w:sz="4" w:space="0" w:color="auto"/>
            </w:tcBorders>
            <w:vAlign w:val="bottom"/>
          </w:tcPr>
          <w:p w14:paraId="62C51E1D" w14:textId="77777777" w:rsidR="009C72C0" w:rsidRPr="009C72C0" w:rsidRDefault="009C72C0" w:rsidP="009C72C0">
            <w:pPr>
              <w:pStyle w:val="BodyText"/>
              <w:spacing w:before="0" w:after="0"/>
              <w:contextualSpacing/>
            </w:pPr>
            <w:r w:rsidRPr="009C72C0">
              <w:t>Scenario</w:t>
            </w:r>
          </w:p>
        </w:tc>
        <w:tc>
          <w:tcPr>
            <w:tcW w:w="1316" w:type="dxa"/>
            <w:tcBorders>
              <w:top w:val="single" w:sz="4" w:space="0" w:color="auto"/>
              <w:bottom w:val="single" w:sz="4" w:space="0" w:color="auto"/>
            </w:tcBorders>
            <w:vAlign w:val="bottom"/>
          </w:tcPr>
          <w:p w14:paraId="3F211D9F" w14:textId="77777777" w:rsidR="009C72C0" w:rsidRPr="009C72C0" w:rsidRDefault="009C72C0" w:rsidP="009C72C0">
            <w:pPr>
              <w:pStyle w:val="BodyText"/>
              <w:spacing w:before="0" w:after="0"/>
              <w:contextualSpacing/>
            </w:pPr>
            <w:r w:rsidRPr="009C72C0">
              <w:t>Plaza (Control)</w:t>
            </w:r>
          </w:p>
        </w:tc>
        <w:tc>
          <w:tcPr>
            <w:tcW w:w="1291" w:type="dxa"/>
            <w:tcBorders>
              <w:top w:val="single" w:sz="4" w:space="0" w:color="auto"/>
              <w:bottom w:val="single" w:sz="4" w:space="0" w:color="auto"/>
            </w:tcBorders>
            <w:vAlign w:val="bottom"/>
          </w:tcPr>
          <w:p w14:paraId="747A237E" w14:textId="77777777" w:rsidR="009C72C0" w:rsidRPr="009C72C0" w:rsidRDefault="009C72C0" w:rsidP="009C72C0">
            <w:pPr>
              <w:pStyle w:val="BodyText"/>
              <w:spacing w:before="0" w:after="0"/>
              <w:contextualSpacing/>
            </w:pPr>
            <w:r w:rsidRPr="009C72C0">
              <w:t>Rainbow</w:t>
            </w:r>
          </w:p>
        </w:tc>
        <w:tc>
          <w:tcPr>
            <w:tcW w:w="1232" w:type="dxa"/>
            <w:tcBorders>
              <w:top w:val="single" w:sz="4" w:space="0" w:color="auto"/>
              <w:bottom w:val="single" w:sz="4" w:space="0" w:color="auto"/>
            </w:tcBorders>
            <w:vAlign w:val="bottom"/>
          </w:tcPr>
          <w:p w14:paraId="0CB08499" w14:textId="77777777" w:rsidR="009C72C0" w:rsidRPr="009C72C0" w:rsidRDefault="009C72C0" w:rsidP="009C72C0">
            <w:pPr>
              <w:pStyle w:val="BodyText"/>
              <w:spacing w:before="0" w:after="0"/>
              <w:contextualSpacing/>
            </w:pPr>
            <w:r w:rsidRPr="009C72C0">
              <w:t>State Line</w:t>
            </w:r>
          </w:p>
        </w:tc>
        <w:tc>
          <w:tcPr>
            <w:tcW w:w="2473" w:type="dxa"/>
            <w:tcBorders>
              <w:bottom w:val="single" w:sz="4" w:space="0" w:color="auto"/>
            </w:tcBorders>
            <w:vAlign w:val="bottom"/>
          </w:tcPr>
          <w:p w14:paraId="28958F75" w14:textId="77777777" w:rsidR="009C72C0" w:rsidRDefault="009C72C0" w:rsidP="009C72C0">
            <w:pPr>
              <w:pStyle w:val="BodyText"/>
              <w:spacing w:before="0" w:after="0"/>
              <w:contextualSpacing/>
            </w:pPr>
            <w:r w:rsidRPr="009C72C0">
              <w:t xml:space="preserve">Power </w:t>
            </w:r>
          </w:p>
          <w:p w14:paraId="6ADBA3BE" w14:textId="09A20B3B" w:rsidR="009C72C0" w:rsidRPr="009C72C0" w:rsidRDefault="009C72C0" w:rsidP="009C72C0">
            <w:pPr>
              <w:pStyle w:val="BodyText"/>
              <w:spacing w:before="0" w:after="0"/>
              <w:contextualSpacing/>
            </w:pPr>
            <w:r w:rsidRPr="009C72C0">
              <w:t>(probability of success)</w:t>
            </w:r>
          </w:p>
        </w:tc>
        <w:tc>
          <w:tcPr>
            <w:tcW w:w="1530" w:type="dxa"/>
            <w:tcBorders>
              <w:bottom w:val="single" w:sz="4" w:space="0" w:color="auto"/>
            </w:tcBorders>
            <w:vAlign w:val="bottom"/>
          </w:tcPr>
          <w:p w14:paraId="072598C7" w14:textId="77777777" w:rsidR="009C72C0" w:rsidRPr="009C72C0" w:rsidRDefault="009C72C0" w:rsidP="009C72C0">
            <w:pPr>
              <w:pStyle w:val="BodyText"/>
              <w:spacing w:before="0" w:after="0"/>
              <w:contextualSpacing/>
            </w:pPr>
            <w:r w:rsidRPr="009C72C0">
              <w:t>Expected Sample Size</w:t>
            </w:r>
          </w:p>
        </w:tc>
      </w:tr>
      <w:tr w:rsidR="009C72C0" w:rsidRPr="009C72C0" w14:paraId="5023EC07" w14:textId="77777777" w:rsidTr="009C72C0">
        <w:trPr>
          <w:trHeight w:val="20"/>
        </w:trPr>
        <w:tc>
          <w:tcPr>
            <w:tcW w:w="1338" w:type="dxa"/>
            <w:tcBorders>
              <w:top w:val="single" w:sz="4" w:space="0" w:color="auto"/>
            </w:tcBorders>
          </w:tcPr>
          <w:p w14:paraId="0EBB0461" w14:textId="77777777" w:rsidR="009C72C0" w:rsidRPr="009C72C0" w:rsidRDefault="009C72C0" w:rsidP="009C72C0">
            <w:pPr>
              <w:pStyle w:val="BodyText"/>
              <w:spacing w:before="0" w:after="0"/>
              <w:contextualSpacing/>
            </w:pPr>
            <w:r w:rsidRPr="009C72C0">
              <w:t>Expected</w:t>
            </w:r>
          </w:p>
        </w:tc>
        <w:tc>
          <w:tcPr>
            <w:tcW w:w="1316" w:type="dxa"/>
            <w:tcBorders>
              <w:top w:val="single" w:sz="4" w:space="0" w:color="auto"/>
            </w:tcBorders>
          </w:tcPr>
          <w:p w14:paraId="37A3C10D" w14:textId="77777777" w:rsidR="009C72C0" w:rsidRPr="009C72C0" w:rsidRDefault="009C72C0" w:rsidP="009C72C0">
            <w:pPr>
              <w:pStyle w:val="BodyText"/>
              <w:spacing w:before="0" w:after="0"/>
              <w:contextualSpacing/>
            </w:pPr>
            <w:r w:rsidRPr="009C72C0">
              <w:t>15</w:t>
            </w:r>
          </w:p>
        </w:tc>
        <w:tc>
          <w:tcPr>
            <w:tcW w:w="1291" w:type="dxa"/>
            <w:tcBorders>
              <w:top w:val="single" w:sz="4" w:space="0" w:color="auto"/>
            </w:tcBorders>
          </w:tcPr>
          <w:p w14:paraId="2031D1F6" w14:textId="77777777" w:rsidR="009C72C0" w:rsidRPr="009C72C0" w:rsidRDefault="009C72C0" w:rsidP="009C72C0">
            <w:pPr>
              <w:pStyle w:val="BodyText"/>
              <w:spacing w:before="0" w:after="0"/>
              <w:contextualSpacing/>
            </w:pPr>
            <w:r w:rsidRPr="009C72C0">
              <w:t>13</w:t>
            </w:r>
          </w:p>
        </w:tc>
        <w:tc>
          <w:tcPr>
            <w:tcW w:w="1232" w:type="dxa"/>
            <w:tcBorders>
              <w:top w:val="single" w:sz="4" w:space="0" w:color="auto"/>
            </w:tcBorders>
          </w:tcPr>
          <w:p w14:paraId="325093B9" w14:textId="77777777" w:rsidR="009C72C0" w:rsidRPr="009C72C0" w:rsidRDefault="009C72C0" w:rsidP="009C72C0">
            <w:pPr>
              <w:pStyle w:val="BodyText"/>
              <w:spacing w:before="0" w:after="0"/>
              <w:contextualSpacing/>
            </w:pPr>
            <w:r w:rsidRPr="009C72C0">
              <w:t>13</w:t>
            </w:r>
          </w:p>
        </w:tc>
        <w:tc>
          <w:tcPr>
            <w:tcW w:w="2473" w:type="dxa"/>
            <w:tcBorders>
              <w:top w:val="single" w:sz="4" w:space="0" w:color="auto"/>
            </w:tcBorders>
          </w:tcPr>
          <w:p w14:paraId="583FF360" w14:textId="77777777" w:rsidR="009C72C0" w:rsidRPr="009C72C0" w:rsidRDefault="009C72C0" w:rsidP="009C72C0">
            <w:pPr>
              <w:pStyle w:val="BodyText"/>
              <w:spacing w:before="0" w:after="0"/>
              <w:contextualSpacing/>
            </w:pPr>
            <w:r w:rsidRPr="009C72C0">
              <w:t>0.9796</w:t>
            </w:r>
          </w:p>
        </w:tc>
        <w:tc>
          <w:tcPr>
            <w:tcW w:w="1530" w:type="dxa"/>
            <w:tcBorders>
              <w:top w:val="single" w:sz="4" w:space="0" w:color="auto"/>
            </w:tcBorders>
          </w:tcPr>
          <w:p w14:paraId="28689B8B" w14:textId="77777777" w:rsidR="009C72C0" w:rsidRPr="009C72C0" w:rsidRDefault="009C72C0" w:rsidP="009C72C0">
            <w:pPr>
              <w:pStyle w:val="BodyText"/>
              <w:spacing w:before="0" w:after="0"/>
              <w:contextualSpacing/>
            </w:pPr>
            <w:r w:rsidRPr="009C72C0">
              <w:t>24</w:t>
            </w:r>
          </w:p>
        </w:tc>
      </w:tr>
      <w:tr w:rsidR="009C72C0" w:rsidRPr="009C72C0" w14:paraId="3DEF5618" w14:textId="77777777" w:rsidTr="009C72C0">
        <w:trPr>
          <w:trHeight w:val="20"/>
        </w:trPr>
        <w:tc>
          <w:tcPr>
            <w:tcW w:w="1338" w:type="dxa"/>
          </w:tcPr>
          <w:p w14:paraId="0D229BCB" w14:textId="77777777" w:rsidR="009C72C0" w:rsidRPr="009C72C0" w:rsidRDefault="009C72C0" w:rsidP="009C72C0">
            <w:pPr>
              <w:pStyle w:val="BodyText"/>
              <w:spacing w:before="0" w:after="0"/>
              <w:contextualSpacing/>
            </w:pPr>
            <w:r w:rsidRPr="009C72C0">
              <w:t>Null</w:t>
            </w:r>
          </w:p>
        </w:tc>
        <w:tc>
          <w:tcPr>
            <w:tcW w:w="1316" w:type="dxa"/>
          </w:tcPr>
          <w:p w14:paraId="03BF66A8" w14:textId="77777777" w:rsidR="009C72C0" w:rsidRPr="009C72C0" w:rsidRDefault="009C72C0" w:rsidP="009C72C0">
            <w:pPr>
              <w:pStyle w:val="BodyText"/>
              <w:spacing w:before="0" w:after="0"/>
              <w:contextualSpacing/>
            </w:pPr>
            <w:r w:rsidRPr="009C72C0">
              <w:t>15</w:t>
            </w:r>
          </w:p>
        </w:tc>
        <w:tc>
          <w:tcPr>
            <w:tcW w:w="1291" w:type="dxa"/>
          </w:tcPr>
          <w:p w14:paraId="60D1FF70" w14:textId="77777777" w:rsidR="009C72C0" w:rsidRPr="009C72C0" w:rsidRDefault="009C72C0" w:rsidP="009C72C0">
            <w:pPr>
              <w:pStyle w:val="BodyText"/>
              <w:spacing w:before="0" w:after="0"/>
              <w:contextualSpacing/>
            </w:pPr>
            <w:r w:rsidRPr="009C72C0">
              <w:t>15</w:t>
            </w:r>
          </w:p>
        </w:tc>
        <w:tc>
          <w:tcPr>
            <w:tcW w:w="1232" w:type="dxa"/>
          </w:tcPr>
          <w:p w14:paraId="734165AB" w14:textId="77777777" w:rsidR="009C72C0" w:rsidRPr="009C72C0" w:rsidRDefault="009C72C0" w:rsidP="009C72C0">
            <w:pPr>
              <w:pStyle w:val="BodyText"/>
              <w:spacing w:before="0" w:after="0"/>
              <w:contextualSpacing/>
            </w:pPr>
            <w:r w:rsidRPr="009C72C0">
              <w:t>15</w:t>
            </w:r>
          </w:p>
        </w:tc>
        <w:tc>
          <w:tcPr>
            <w:tcW w:w="2473" w:type="dxa"/>
          </w:tcPr>
          <w:p w14:paraId="2EE6463C" w14:textId="77777777" w:rsidR="009C72C0" w:rsidRPr="009C72C0" w:rsidRDefault="009C72C0" w:rsidP="009C72C0">
            <w:pPr>
              <w:pStyle w:val="BodyText"/>
              <w:spacing w:before="0" w:after="0"/>
              <w:contextualSpacing/>
            </w:pPr>
            <w:r w:rsidRPr="009C72C0">
              <w:t>0.0238</w:t>
            </w:r>
          </w:p>
        </w:tc>
        <w:tc>
          <w:tcPr>
            <w:tcW w:w="1530" w:type="dxa"/>
          </w:tcPr>
          <w:p w14:paraId="5321420A" w14:textId="77777777" w:rsidR="009C72C0" w:rsidRPr="009C72C0" w:rsidRDefault="009C72C0" w:rsidP="009C72C0">
            <w:pPr>
              <w:pStyle w:val="BodyText"/>
              <w:spacing w:before="0" w:after="0"/>
              <w:contextualSpacing/>
            </w:pPr>
            <w:r w:rsidRPr="009C72C0">
              <w:t>24</w:t>
            </w:r>
          </w:p>
        </w:tc>
      </w:tr>
      <w:tr w:rsidR="009C72C0" w:rsidRPr="009C72C0" w14:paraId="0685D56D" w14:textId="77777777" w:rsidTr="009C72C0">
        <w:trPr>
          <w:trHeight w:val="20"/>
        </w:trPr>
        <w:tc>
          <w:tcPr>
            <w:tcW w:w="1338" w:type="dxa"/>
            <w:tcBorders>
              <w:bottom w:val="single" w:sz="4" w:space="0" w:color="auto"/>
            </w:tcBorders>
          </w:tcPr>
          <w:p w14:paraId="21C6B61B" w14:textId="77777777" w:rsidR="009C72C0" w:rsidRPr="009C72C0" w:rsidRDefault="009C72C0" w:rsidP="009C72C0">
            <w:pPr>
              <w:pStyle w:val="BodyText"/>
              <w:spacing w:before="0" w:after="0"/>
              <w:contextualSpacing/>
            </w:pPr>
            <w:r w:rsidRPr="009C72C0">
              <w:t>One Best</w:t>
            </w:r>
          </w:p>
        </w:tc>
        <w:tc>
          <w:tcPr>
            <w:tcW w:w="1316" w:type="dxa"/>
            <w:tcBorders>
              <w:bottom w:val="single" w:sz="4" w:space="0" w:color="auto"/>
            </w:tcBorders>
          </w:tcPr>
          <w:p w14:paraId="5F44E60D" w14:textId="77777777" w:rsidR="009C72C0" w:rsidRPr="009C72C0" w:rsidRDefault="009C72C0" w:rsidP="009C72C0">
            <w:pPr>
              <w:pStyle w:val="BodyText"/>
              <w:spacing w:before="0" w:after="0"/>
              <w:contextualSpacing/>
            </w:pPr>
            <w:r w:rsidRPr="009C72C0">
              <w:t>15</w:t>
            </w:r>
          </w:p>
        </w:tc>
        <w:tc>
          <w:tcPr>
            <w:tcW w:w="1291" w:type="dxa"/>
            <w:tcBorders>
              <w:bottom w:val="single" w:sz="4" w:space="0" w:color="auto"/>
            </w:tcBorders>
          </w:tcPr>
          <w:p w14:paraId="713A5C0F" w14:textId="77777777" w:rsidR="009C72C0" w:rsidRPr="009C72C0" w:rsidRDefault="009C72C0" w:rsidP="009C72C0">
            <w:pPr>
              <w:pStyle w:val="BodyText"/>
              <w:spacing w:before="0" w:after="0"/>
              <w:contextualSpacing/>
            </w:pPr>
            <w:r w:rsidRPr="009C72C0">
              <w:t>13</w:t>
            </w:r>
          </w:p>
        </w:tc>
        <w:tc>
          <w:tcPr>
            <w:tcW w:w="1232" w:type="dxa"/>
            <w:tcBorders>
              <w:bottom w:val="single" w:sz="4" w:space="0" w:color="auto"/>
            </w:tcBorders>
          </w:tcPr>
          <w:p w14:paraId="66EA9565" w14:textId="77777777" w:rsidR="009C72C0" w:rsidRPr="009C72C0" w:rsidRDefault="009C72C0" w:rsidP="009C72C0">
            <w:pPr>
              <w:pStyle w:val="BodyText"/>
              <w:spacing w:before="0" w:after="0"/>
              <w:contextualSpacing/>
            </w:pPr>
            <w:r w:rsidRPr="009C72C0">
              <w:t>14</w:t>
            </w:r>
          </w:p>
        </w:tc>
        <w:tc>
          <w:tcPr>
            <w:tcW w:w="2473" w:type="dxa"/>
            <w:tcBorders>
              <w:bottom w:val="single" w:sz="4" w:space="0" w:color="auto"/>
            </w:tcBorders>
          </w:tcPr>
          <w:p w14:paraId="50723DE6" w14:textId="77777777" w:rsidR="009C72C0" w:rsidRPr="009C72C0" w:rsidRDefault="009C72C0" w:rsidP="009C72C0">
            <w:pPr>
              <w:pStyle w:val="BodyText"/>
              <w:spacing w:before="0" w:after="0"/>
              <w:contextualSpacing/>
            </w:pPr>
            <w:r w:rsidRPr="009C72C0">
              <w:t>0.9453</w:t>
            </w:r>
          </w:p>
        </w:tc>
        <w:tc>
          <w:tcPr>
            <w:tcW w:w="1530" w:type="dxa"/>
            <w:tcBorders>
              <w:bottom w:val="single" w:sz="4" w:space="0" w:color="auto"/>
            </w:tcBorders>
          </w:tcPr>
          <w:p w14:paraId="49BD8436" w14:textId="77777777" w:rsidR="009C72C0" w:rsidRPr="009C72C0" w:rsidRDefault="009C72C0" w:rsidP="009C72C0">
            <w:pPr>
              <w:pStyle w:val="BodyText"/>
              <w:spacing w:before="0" w:after="0"/>
              <w:contextualSpacing/>
            </w:pPr>
            <w:r w:rsidRPr="009C72C0">
              <w:t>26</w:t>
            </w:r>
          </w:p>
        </w:tc>
      </w:tr>
    </w:tbl>
    <w:p w14:paraId="3B596F8F" w14:textId="7B2B90FB" w:rsidR="00DF0762" w:rsidRDefault="00DF0762" w:rsidP="00DF0762">
      <w:pPr>
        <w:pStyle w:val="Heading2"/>
      </w:pPr>
      <w:bookmarkStart w:id="23" w:name="_Toc152161291"/>
      <w:r>
        <w:t>Inclusion and Exclusion Criteria</w:t>
      </w:r>
      <w:bookmarkEnd w:id="23"/>
    </w:p>
    <w:p w14:paraId="5165DC00" w14:textId="205554CC" w:rsidR="00DF0762" w:rsidRDefault="00DF0762" w:rsidP="00DF0762">
      <w:pPr>
        <w:pStyle w:val="Heading3"/>
      </w:pPr>
      <w:bookmarkStart w:id="24" w:name="_Toc152161292"/>
      <w:r>
        <w:t>Inclusion Criteria</w:t>
      </w:r>
      <w:bookmarkEnd w:id="24"/>
    </w:p>
    <w:p w14:paraId="04A2DC05" w14:textId="08E8EEFC" w:rsidR="00DF0762" w:rsidRPr="00DF0762" w:rsidRDefault="00DF0762" w:rsidP="00DF0762">
      <w:pPr>
        <w:pStyle w:val="BodyText"/>
      </w:pPr>
      <w:r>
        <w:t xml:space="preserve">All weekday drives that start between 7:00AM and 8:30AM will be included unless they meet one of the exclusion criteria given below. </w:t>
      </w:r>
    </w:p>
    <w:p w14:paraId="7342C830" w14:textId="4CD699AD" w:rsidR="00DF0762" w:rsidRDefault="00DF0762" w:rsidP="00DF0762">
      <w:pPr>
        <w:pStyle w:val="Heading3"/>
      </w:pPr>
      <w:bookmarkStart w:id="25" w:name="_Toc152161293"/>
      <w:r>
        <w:t>Exclusion Criteria</w:t>
      </w:r>
      <w:bookmarkEnd w:id="25"/>
    </w:p>
    <w:p w14:paraId="5FD2595D" w14:textId="52894E69" w:rsidR="00DF0762" w:rsidRPr="00DF0762" w:rsidRDefault="00DF0762" w:rsidP="00DF0762">
      <w:pPr>
        <w:pStyle w:val="BodyText"/>
      </w:pPr>
      <w:r>
        <w:t>The following days will be excluded from the study:</w:t>
      </w:r>
    </w:p>
    <w:p w14:paraId="7C48F743" w14:textId="6AA73417" w:rsidR="00DF0762" w:rsidRDefault="00DF0762" w:rsidP="00DF0762">
      <w:pPr>
        <w:pStyle w:val="BodyText"/>
        <w:numPr>
          <w:ilvl w:val="0"/>
          <w:numId w:val="38"/>
        </w:numPr>
        <w:contextualSpacing/>
      </w:pPr>
      <w:r>
        <w:t xml:space="preserve">Days with extreme weather conditions (i.e., a once-in-a-lifetime Kansas City weather event such as a hurricane) </w:t>
      </w:r>
    </w:p>
    <w:p w14:paraId="1642C924" w14:textId="5A5A8D24" w:rsidR="00DF0762" w:rsidRDefault="00DF0762" w:rsidP="00DF0762">
      <w:pPr>
        <w:pStyle w:val="BodyText"/>
        <w:numPr>
          <w:ilvl w:val="0"/>
          <w:numId w:val="38"/>
        </w:numPr>
        <w:contextualSpacing/>
      </w:pPr>
      <w:r>
        <w:t>Weekends</w:t>
      </w:r>
    </w:p>
    <w:p w14:paraId="1B2B310A" w14:textId="23840C10" w:rsidR="00DF0762" w:rsidRDefault="00DF0762" w:rsidP="00DF0762">
      <w:pPr>
        <w:pStyle w:val="BodyText"/>
        <w:numPr>
          <w:ilvl w:val="0"/>
          <w:numId w:val="38"/>
        </w:numPr>
        <w:contextualSpacing/>
      </w:pPr>
      <w:r>
        <w:t>KUMC-recognized holidays</w:t>
      </w:r>
    </w:p>
    <w:p w14:paraId="66B1083F" w14:textId="048DBE9F" w:rsidR="00DF0762" w:rsidRPr="00DF0762" w:rsidRDefault="00DF0762" w:rsidP="00DF0762">
      <w:pPr>
        <w:pStyle w:val="BodyText"/>
        <w:numPr>
          <w:ilvl w:val="0"/>
          <w:numId w:val="38"/>
        </w:numPr>
        <w:contextualSpacing/>
      </w:pPr>
      <w:r>
        <w:t>KUMC campus closures</w:t>
      </w:r>
    </w:p>
    <w:p w14:paraId="2F43D1F9" w14:textId="236E91DD" w:rsidR="00DF0762" w:rsidRDefault="00DF0762" w:rsidP="00DF0762">
      <w:pPr>
        <w:pStyle w:val="Heading3"/>
      </w:pPr>
      <w:bookmarkStart w:id="26" w:name="_Toc152161294"/>
      <w:r>
        <w:t>Withdrawal/Termination Criteria</w:t>
      </w:r>
      <w:bookmarkEnd w:id="26"/>
    </w:p>
    <w:p w14:paraId="63DE9D1B" w14:textId="6915E2A8" w:rsidR="00DF0762" w:rsidRPr="00DF0762" w:rsidRDefault="00DF0762" w:rsidP="00DF0762">
      <w:pPr>
        <w:pStyle w:val="BodyText"/>
      </w:pPr>
      <w:r w:rsidRPr="00DF0762">
        <w:t xml:space="preserve">If Dr. Gajewski changes or stops the route for any reason, that </w:t>
      </w:r>
      <w:proofErr w:type="gramStart"/>
      <w:r w:rsidRPr="00DF0762">
        <w:t>drive</w:t>
      </w:r>
      <w:proofErr w:type="gramEnd"/>
      <w:r w:rsidRPr="00DF0762">
        <w:t xml:space="preserve"> will be considered a dropout.</w:t>
      </w:r>
    </w:p>
    <w:p w14:paraId="035C72A9" w14:textId="243A3F55" w:rsidR="00DF0762" w:rsidRDefault="00DF0762" w:rsidP="00DF0762">
      <w:pPr>
        <w:pStyle w:val="Heading2"/>
      </w:pPr>
      <w:bookmarkStart w:id="27" w:name="_Toc152161295"/>
      <w:r>
        <w:lastRenderedPageBreak/>
        <w:t>Study Procedures</w:t>
      </w:r>
      <w:bookmarkEnd w:id="27"/>
    </w:p>
    <w:p w14:paraId="3F6A7C11" w14:textId="157C3B0D" w:rsidR="00DF0762" w:rsidRDefault="00DF0762" w:rsidP="00DF0762">
      <w:pPr>
        <w:pStyle w:val="BodyText"/>
      </w:pPr>
      <w:r w:rsidRPr="00DF0762">
        <w:t>A timeline of activities to be completed at each stage of the study is illustrated in Figure 3.</w:t>
      </w:r>
      <w:r w:rsidR="006412CF">
        <w:t xml:space="preserve"> Each activity is described in more detail in sections 2.5.1 to 2.5.3.</w:t>
      </w:r>
    </w:p>
    <w:p w14:paraId="4AE74E3C" w14:textId="77777777" w:rsidR="006412CF" w:rsidRDefault="006412CF">
      <w:pPr>
        <w:pStyle w:val="BodyText"/>
        <w:keepNext/>
        <w:jc w:val="center"/>
        <w:pPrChange w:id="28" w:author="Sreejata Dutta" w:date="2023-11-15T22:21:00Z">
          <w:pPr>
            <w:pStyle w:val="BodyText"/>
            <w:keepNext/>
          </w:pPr>
        </w:pPrChange>
      </w:pPr>
      <w:r>
        <w:rPr>
          <w:noProof/>
        </w:rPr>
        <w:drawing>
          <wp:inline distT="0" distB="0" distL="0" distR="0" wp14:anchorId="0CD0B85C" wp14:editId="563D756B">
            <wp:extent cx="5882054" cy="406280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06" r="885"/>
                    <a:stretch/>
                  </pic:blipFill>
                  <pic:spPr bwMode="auto">
                    <a:xfrm>
                      <a:off x="0" y="0"/>
                      <a:ext cx="5887059" cy="4066260"/>
                    </a:xfrm>
                    <a:prstGeom prst="rect">
                      <a:avLst/>
                    </a:prstGeom>
                    <a:ln>
                      <a:noFill/>
                    </a:ln>
                    <a:extLst>
                      <a:ext uri="{53640926-AAD7-44D8-BBD7-CCE9431645EC}">
                        <a14:shadowObscured xmlns:a14="http://schemas.microsoft.com/office/drawing/2010/main"/>
                      </a:ext>
                    </a:extLst>
                  </pic:spPr>
                </pic:pic>
              </a:graphicData>
            </a:graphic>
          </wp:inline>
        </w:drawing>
      </w:r>
    </w:p>
    <w:p w14:paraId="15816089" w14:textId="63470000" w:rsidR="006412CF" w:rsidRPr="006412CF" w:rsidRDefault="006412CF">
      <w:pPr>
        <w:pStyle w:val="Compact"/>
        <w:jc w:val="center"/>
        <w:rPr>
          <w:i/>
          <w:iCs/>
        </w:rPr>
        <w:pPrChange w:id="29" w:author="Sreejata Dutta" w:date="2023-11-15T22:21:00Z">
          <w:pPr>
            <w:pStyle w:val="Compact"/>
          </w:pPr>
        </w:pPrChange>
      </w:pPr>
      <w:r w:rsidRPr="006412CF">
        <w:rPr>
          <w:i/>
          <w:iCs/>
        </w:rPr>
        <w:t xml:space="preserve">Figure </w:t>
      </w:r>
      <w:r w:rsidRPr="006412CF">
        <w:rPr>
          <w:i/>
          <w:iCs/>
        </w:rPr>
        <w:fldChar w:fldCharType="begin"/>
      </w:r>
      <w:r w:rsidRPr="006412CF">
        <w:rPr>
          <w:i/>
          <w:iCs/>
        </w:rPr>
        <w:instrText xml:space="preserve"> SEQ Figure \* ARABIC </w:instrText>
      </w:r>
      <w:r w:rsidRPr="006412CF">
        <w:rPr>
          <w:i/>
          <w:iCs/>
        </w:rPr>
        <w:fldChar w:fldCharType="separate"/>
      </w:r>
      <w:r w:rsidRPr="006412CF">
        <w:rPr>
          <w:i/>
          <w:iCs/>
        </w:rPr>
        <w:t>3</w:t>
      </w:r>
      <w:r w:rsidRPr="006412CF">
        <w:rPr>
          <w:i/>
          <w:iCs/>
        </w:rPr>
        <w:fldChar w:fldCharType="end"/>
      </w:r>
      <w:r w:rsidRPr="006412CF">
        <w:rPr>
          <w:i/>
          <w:iCs/>
        </w:rPr>
        <w:t>: Study Timeline</w:t>
      </w:r>
    </w:p>
    <w:p w14:paraId="7F98F99A" w14:textId="579638EF" w:rsidR="00DF5921" w:rsidRDefault="006412CF" w:rsidP="00DF5921">
      <w:pPr>
        <w:pStyle w:val="Heading3"/>
      </w:pPr>
      <w:bookmarkStart w:id="30" w:name="_Toc152161296"/>
      <w:r>
        <w:t>Accrual and Interim Analysis</w:t>
      </w:r>
      <w:bookmarkEnd w:id="30"/>
    </w:p>
    <w:p w14:paraId="4EAB362E" w14:textId="65ED6438" w:rsidR="00DF0762" w:rsidRDefault="00DF0762" w:rsidP="00DF5921">
      <w:pPr>
        <w:pStyle w:val="BodyText"/>
        <w:numPr>
          <w:ilvl w:val="0"/>
          <w:numId w:val="41"/>
        </w:numPr>
        <w:contextualSpacing/>
      </w:pPr>
      <w:r w:rsidRPr="262F44B2">
        <w:rPr>
          <w:b/>
          <w:bCs/>
        </w:rPr>
        <w:t>Drive/Data Entry:</w:t>
      </w:r>
      <w:r>
        <w:t xml:space="preserve"> On each included study day Dr. Gajewski will obtain the randomized route from an app that he will have on his phone. After obtaining the route, he will proceed with his commute, while tracking the time using a stopwatch. After arriving to work, he will receive an email with a link to a survey to collect the drive time, adverse events, and other data related to his drive. </w:t>
      </w:r>
      <w:r w:rsidR="008D4E94">
        <w:t xml:space="preserve">The data managers will enter any additional data into the database such as the time of sunrise, </w:t>
      </w:r>
      <w:commentRangeStart w:id="31"/>
      <w:commentRangeStart w:id="32"/>
      <w:commentRangeStart w:id="33"/>
      <w:del w:id="34" w:author="Kate Young" w:date="2023-11-17T22:46:00Z">
        <w:r w:rsidDel="00DF0762">
          <w:delText>the weather</w:delText>
        </w:r>
      </w:del>
      <w:commentRangeEnd w:id="31"/>
      <w:r>
        <w:rPr>
          <w:rStyle w:val="CommentReference"/>
        </w:rPr>
        <w:commentReference w:id="31"/>
      </w:r>
      <w:commentRangeEnd w:id="32"/>
      <w:r>
        <w:rPr>
          <w:rStyle w:val="CommentReference"/>
        </w:rPr>
        <w:commentReference w:id="32"/>
      </w:r>
      <w:commentRangeEnd w:id="33"/>
      <w:r>
        <w:rPr>
          <w:rStyle w:val="CommentReference"/>
        </w:rPr>
        <w:commentReference w:id="33"/>
      </w:r>
      <w:del w:id="35" w:author="Kate Young" w:date="2023-11-17T22:46:00Z">
        <w:r w:rsidDel="00DF0762">
          <w:delText>,</w:delText>
        </w:r>
      </w:del>
      <w:r w:rsidR="008D4E94">
        <w:t xml:space="preserve"> and the time of Dr. Gajewski’s first meeting.</w:t>
      </w:r>
    </w:p>
    <w:p w14:paraId="732680C6" w14:textId="21C84746" w:rsidR="00DF0762" w:rsidRDefault="00DF0762" w:rsidP="00DF5921">
      <w:pPr>
        <w:pStyle w:val="BodyText"/>
        <w:numPr>
          <w:ilvl w:val="0"/>
          <w:numId w:val="41"/>
        </w:numPr>
        <w:contextualSpacing/>
      </w:pPr>
      <w:r w:rsidRPr="00DF5921">
        <w:rPr>
          <w:b/>
          <w:bCs/>
        </w:rPr>
        <w:t>Clean and Blind Data:</w:t>
      </w:r>
      <w:r>
        <w:t xml:space="preserve"> The data managers will conduct quality checks on the data and generate a blinded dataset. </w:t>
      </w:r>
    </w:p>
    <w:p w14:paraId="27271BA6" w14:textId="11DF6A7A" w:rsidR="00DF0762" w:rsidRDefault="00DF0762" w:rsidP="00DF5921">
      <w:pPr>
        <w:pStyle w:val="BodyText"/>
        <w:numPr>
          <w:ilvl w:val="0"/>
          <w:numId w:val="41"/>
        </w:numPr>
        <w:contextualSpacing/>
      </w:pPr>
      <w:r w:rsidRPr="00DF5921">
        <w:rPr>
          <w:b/>
          <w:bCs/>
        </w:rPr>
        <w:t>Interim Database (DB) Lock:</w:t>
      </w:r>
      <w:r>
        <w:t xml:space="preserve"> The data managers will lock the database and send the (blinded) data to the analysis team. No changes can be made to the database until the next accrual period. </w:t>
      </w:r>
    </w:p>
    <w:p w14:paraId="225C828D" w14:textId="43048F8E" w:rsidR="00DF0762" w:rsidRDefault="00DF0762" w:rsidP="00DF5921">
      <w:pPr>
        <w:pStyle w:val="BodyText"/>
        <w:numPr>
          <w:ilvl w:val="0"/>
          <w:numId w:val="41"/>
        </w:numPr>
        <w:contextualSpacing/>
      </w:pPr>
      <w:r w:rsidRPr="00DF5921">
        <w:rPr>
          <w:b/>
          <w:bCs/>
        </w:rPr>
        <w:lastRenderedPageBreak/>
        <w:t>Analysis:</w:t>
      </w:r>
      <w:r>
        <w:t xml:space="preserve"> The analysis team will conduct the blinded analysis and produce a report for the DSMB. This report will contain the early stopping decision.</w:t>
      </w:r>
    </w:p>
    <w:p w14:paraId="52092D7E" w14:textId="21040E22" w:rsidR="00DF0762" w:rsidRDefault="00DF0762" w:rsidP="00DF5921">
      <w:pPr>
        <w:pStyle w:val="BodyText"/>
        <w:numPr>
          <w:ilvl w:val="0"/>
          <w:numId w:val="41"/>
        </w:numPr>
        <w:contextualSpacing/>
      </w:pPr>
      <w:r w:rsidRPr="00DF5921">
        <w:rPr>
          <w:b/>
          <w:bCs/>
        </w:rPr>
        <w:t>Data Review:</w:t>
      </w:r>
      <w:r>
        <w:t xml:space="preserve"> The DSMB will review the report provided by the analysis team and determine if the trial can move forward with either continued accrual or early stopping. Any requested changes to the analysis or report will take place at this time.</w:t>
      </w:r>
    </w:p>
    <w:p w14:paraId="600B3489" w14:textId="34D96255" w:rsidR="00DF5921" w:rsidRDefault="006412CF" w:rsidP="00DF5921">
      <w:pPr>
        <w:pStyle w:val="Heading3"/>
      </w:pPr>
      <w:bookmarkStart w:id="36" w:name="_Toc152161297"/>
      <w:r>
        <w:t>After Interim Analysis with no Early Stopping</w:t>
      </w:r>
      <w:bookmarkEnd w:id="36"/>
    </w:p>
    <w:p w14:paraId="4523258C" w14:textId="41A7DE62" w:rsidR="00DF0762" w:rsidRDefault="00DF0762" w:rsidP="00DF0762">
      <w:pPr>
        <w:pStyle w:val="BodyText"/>
      </w:pPr>
      <w:r>
        <w:t>If the results of the interim analysis do not warrant early stopping, the study will proceed by generating the next randomization scheme.</w:t>
      </w:r>
    </w:p>
    <w:p w14:paraId="70643F7A" w14:textId="51281784" w:rsidR="00DF0762" w:rsidRDefault="00DF0762" w:rsidP="00DF5921">
      <w:pPr>
        <w:pStyle w:val="BodyText"/>
        <w:numPr>
          <w:ilvl w:val="0"/>
          <w:numId w:val="40"/>
        </w:numPr>
        <w:contextualSpacing/>
      </w:pPr>
      <w:r w:rsidRPr="00DF5921">
        <w:rPr>
          <w:b/>
          <w:bCs/>
        </w:rPr>
        <w:t>Generate Randomization:</w:t>
      </w:r>
      <w:r>
        <w:t xml:space="preserve"> The analysis team will generate a blinded randomization table</w:t>
      </w:r>
      <w:ins w:id="37" w:author="Sreejata Dutta" w:date="2023-11-15T22:23:00Z">
        <w:r w:rsidR="00254C14">
          <w:t>.</w:t>
        </w:r>
      </w:ins>
    </w:p>
    <w:p w14:paraId="50E4206F" w14:textId="080378B3" w:rsidR="00DF0762" w:rsidRDefault="00DF0762" w:rsidP="00DF5921">
      <w:pPr>
        <w:pStyle w:val="BodyText"/>
        <w:numPr>
          <w:ilvl w:val="0"/>
          <w:numId w:val="40"/>
        </w:numPr>
        <w:contextualSpacing/>
      </w:pPr>
      <w:r w:rsidRPr="00DF5921">
        <w:rPr>
          <w:b/>
          <w:bCs/>
        </w:rPr>
        <w:t>Load Randomization:</w:t>
      </w:r>
      <w:r>
        <w:t xml:space="preserve"> The data managers will unblind the randomization table and load it into the database.</w:t>
      </w:r>
    </w:p>
    <w:p w14:paraId="5ABD1891" w14:textId="083A2BB2" w:rsidR="00DF0762" w:rsidRDefault="00DF0762" w:rsidP="00DF5921">
      <w:pPr>
        <w:pStyle w:val="BodyText"/>
        <w:numPr>
          <w:ilvl w:val="0"/>
          <w:numId w:val="40"/>
        </w:numPr>
        <w:contextualSpacing/>
      </w:pPr>
      <w:r w:rsidRPr="00DF5921">
        <w:rPr>
          <w:b/>
          <w:bCs/>
        </w:rPr>
        <w:t>Continue driving:</w:t>
      </w:r>
      <w:r>
        <w:t xml:space="preserve"> The trial will continue to the next stage of the study, starting again at step 1.</w:t>
      </w:r>
    </w:p>
    <w:p w14:paraId="23644F24" w14:textId="1529D740" w:rsidR="00DF0762" w:rsidRDefault="00DF0762" w:rsidP="00DF5921">
      <w:pPr>
        <w:pStyle w:val="BodyText"/>
        <w:numPr>
          <w:ilvl w:val="0"/>
          <w:numId w:val="40"/>
        </w:numPr>
        <w:contextualSpacing/>
      </w:pPr>
      <w:r w:rsidRPr="00DF5921">
        <w:rPr>
          <w:b/>
          <w:bCs/>
        </w:rPr>
        <w:t>Early Stopping/End of Study:</w:t>
      </w:r>
      <w:r>
        <w:t xml:space="preserve"> If the results of the interim analysis warrant early stopping, the study team will conduct the final analysis.</w:t>
      </w:r>
    </w:p>
    <w:p w14:paraId="01337D08" w14:textId="588345AE" w:rsidR="00DF5921" w:rsidRDefault="006412CF" w:rsidP="00DF5921">
      <w:pPr>
        <w:pStyle w:val="Heading3"/>
      </w:pPr>
      <w:bookmarkStart w:id="38" w:name="_Toc152161298"/>
      <w:r>
        <w:t xml:space="preserve">After Interim Analysis </w:t>
      </w:r>
      <w:r w:rsidR="00DF5921">
        <w:t xml:space="preserve">with Early Stopping </w:t>
      </w:r>
      <w:r>
        <w:t xml:space="preserve">or </w:t>
      </w:r>
      <w:r w:rsidR="00DF5921">
        <w:t>End of Study</w:t>
      </w:r>
      <w:bookmarkEnd w:id="38"/>
    </w:p>
    <w:p w14:paraId="5A3CD119" w14:textId="6A82031D" w:rsidR="00DF0762" w:rsidRDefault="00DF0762" w:rsidP="00DF5921">
      <w:pPr>
        <w:pStyle w:val="BodyText"/>
        <w:numPr>
          <w:ilvl w:val="0"/>
          <w:numId w:val="39"/>
        </w:numPr>
        <w:contextualSpacing/>
      </w:pPr>
      <w:r w:rsidRPr="00DF5921">
        <w:rPr>
          <w:b/>
          <w:bCs/>
        </w:rPr>
        <w:t>Final Blinded Analysis:</w:t>
      </w:r>
      <w:r>
        <w:t xml:space="preserve"> The analysis team will conduct the blinded analysis and produce a report for the DSMB.</w:t>
      </w:r>
    </w:p>
    <w:p w14:paraId="6A2E8EAF" w14:textId="18BE5C8F" w:rsidR="00DF0762" w:rsidRDefault="00DF0762" w:rsidP="00DF5921">
      <w:pPr>
        <w:pStyle w:val="BodyText"/>
        <w:numPr>
          <w:ilvl w:val="0"/>
          <w:numId w:val="39"/>
        </w:numPr>
        <w:contextualSpacing/>
      </w:pPr>
      <w:r w:rsidRPr="00DF5921">
        <w:rPr>
          <w:b/>
          <w:bCs/>
        </w:rPr>
        <w:t>Review Blinded Analysis:</w:t>
      </w:r>
      <w:r>
        <w:t xml:space="preserve"> The DSMB will review the report provided by the analysis team. Any requested changes to the final blinded report will take place at this time.</w:t>
      </w:r>
    </w:p>
    <w:p w14:paraId="1724D147" w14:textId="59F19870" w:rsidR="00DF0762" w:rsidRDefault="00DF0762" w:rsidP="00DF5921">
      <w:pPr>
        <w:pStyle w:val="BodyText"/>
        <w:numPr>
          <w:ilvl w:val="0"/>
          <w:numId w:val="39"/>
        </w:numPr>
        <w:contextualSpacing/>
      </w:pPr>
      <w:r w:rsidRPr="00DF5921">
        <w:rPr>
          <w:b/>
          <w:bCs/>
        </w:rPr>
        <w:t>Unblind Data:</w:t>
      </w:r>
      <w:r>
        <w:t xml:space="preserve"> The data managers will provide the unblinded dataset to the analysis team.</w:t>
      </w:r>
    </w:p>
    <w:p w14:paraId="628A2AB2" w14:textId="1731C359" w:rsidR="00DF0762" w:rsidRDefault="00DF0762" w:rsidP="00DF5921">
      <w:pPr>
        <w:pStyle w:val="BodyText"/>
        <w:numPr>
          <w:ilvl w:val="0"/>
          <w:numId w:val="39"/>
        </w:numPr>
        <w:contextualSpacing/>
      </w:pPr>
      <w:r w:rsidRPr="00DF5921">
        <w:rPr>
          <w:b/>
          <w:bCs/>
        </w:rPr>
        <w:t>Unblind Final Analysis:</w:t>
      </w:r>
      <w:r>
        <w:t xml:space="preserve"> The analysis team will re-run the final analysis with the unblinded data to create the final analysis report.</w:t>
      </w:r>
    </w:p>
    <w:p w14:paraId="6B1FDB30" w14:textId="4028A092" w:rsidR="00DF5921" w:rsidRDefault="00DF5921" w:rsidP="00DF5921">
      <w:pPr>
        <w:pStyle w:val="BodyText"/>
        <w:contextualSpacing/>
      </w:pPr>
    </w:p>
    <w:p w14:paraId="71A4DCAC" w14:textId="2C89A5FC" w:rsidR="00DF5921" w:rsidRDefault="00DF5921" w:rsidP="00DF5921">
      <w:pPr>
        <w:pStyle w:val="Heading2"/>
      </w:pPr>
      <w:bookmarkStart w:id="39" w:name="_Toc152161299"/>
      <w:r>
        <w:t>Risk/Benefit Assessment</w:t>
      </w:r>
      <w:bookmarkEnd w:id="39"/>
    </w:p>
    <w:p w14:paraId="37B16D1E" w14:textId="683DAFCB" w:rsidR="00DF5921" w:rsidRDefault="00DF5921" w:rsidP="00DF5921">
      <w:pPr>
        <w:pStyle w:val="BodyText"/>
      </w:pPr>
      <w:r w:rsidRPr="00DF5921">
        <w:t xml:space="preserve">Because the data entry will occur after arrival </w:t>
      </w:r>
      <w:del w:id="40" w:author="Sreejata Dutta" w:date="2023-11-15T22:24:00Z">
        <w:r w:rsidRPr="00DF5921" w:rsidDel="001E68D5">
          <w:delText>to</w:delText>
        </w:r>
      </w:del>
      <w:ins w:id="41" w:author="Sreejata Dutta" w:date="2023-11-15T22:24:00Z">
        <w:r w:rsidR="001E68D5" w:rsidRPr="00DF5921">
          <w:t>at</w:t>
        </w:r>
      </w:ins>
      <w:r w:rsidRPr="00DF5921">
        <w:t xml:space="preserve"> KUMC, </w:t>
      </w:r>
      <w:r>
        <w:t xml:space="preserve">Dr. Gajewski will take on no additional risk by participating in this study. </w:t>
      </w:r>
    </w:p>
    <w:p w14:paraId="5ED2547B" w14:textId="090932B9" w:rsidR="00DF5921" w:rsidRDefault="00DF5921" w:rsidP="00DF5921">
      <w:pPr>
        <w:pStyle w:val="BodyText"/>
      </w:pPr>
      <w:r w:rsidRPr="00DF5921">
        <w:t>Because this study involves response adaptive randomization that will allocate more drives to the route more likely to be optimal, this will save him time on driving during the duration of the study.</w:t>
      </w:r>
    </w:p>
    <w:p w14:paraId="40EBA106" w14:textId="7B769BB5" w:rsidR="00DF5921" w:rsidRDefault="00DF5921" w:rsidP="00DF5921">
      <w:pPr>
        <w:pStyle w:val="Heading2"/>
      </w:pPr>
      <w:bookmarkStart w:id="42" w:name="_Toc152161300"/>
      <w:r>
        <w:t>Assessment of Subject Safety and Development of a Data and Safety Monitoring Plan</w:t>
      </w:r>
      <w:bookmarkEnd w:id="42"/>
    </w:p>
    <w:p w14:paraId="10406525" w14:textId="1C974C98" w:rsidR="00DF5921" w:rsidRPr="00DF5921" w:rsidRDefault="00DF5921" w:rsidP="00DF5921">
      <w:pPr>
        <w:pStyle w:val="BodyText"/>
      </w:pPr>
      <w:r w:rsidRPr="004039DE">
        <w:t>Dr. Gajewski will report all adverse events (AEs) through a REDCap survey that will be sent to his email following randomization. He will categorize each AE as either serious or non-serious.</w:t>
      </w:r>
    </w:p>
    <w:p w14:paraId="6D87B7CC" w14:textId="77777777" w:rsidR="00DF5921" w:rsidRPr="00DF5921" w:rsidRDefault="00DF5921" w:rsidP="00DF5921">
      <w:pPr>
        <w:pStyle w:val="BodyText"/>
      </w:pPr>
      <w:r w:rsidRPr="00DF5921">
        <w:lastRenderedPageBreak/>
        <w:t>The following will be considered an adverse event (AE):</w:t>
      </w:r>
    </w:p>
    <w:p w14:paraId="0AA2FAE2" w14:textId="27D26492" w:rsidR="00DF5921" w:rsidRPr="00DF5921" w:rsidRDefault="00DF5921" w:rsidP="00DF5921">
      <w:pPr>
        <w:pStyle w:val="BodyText"/>
        <w:numPr>
          <w:ilvl w:val="0"/>
          <w:numId w:val="43"/>
        </w:numPr>
        <w:contextualSpacing/>
      </w:pPr>
      <w:r>
        <w:t>Any p</w:t>
      </w:r>
      <w:r w:rsidRPr="00DF5921">
        <w:t>roblem related to the road conditions</w:t>
      </w:r>
    </w:p>
    <w:p w14:paraId="297F67A0" w14:textId="695E0F05" w:rsidR="00DF5921" w:rsidRPr="00DF5921" w:rsidRDefault="00DF5921" w:rsidP="00DF5921">
      <w:pPr>
        <w:pStyle w:val="BodyText"/>
        <w:numPr>
          <w:ilvl w:val="0"/>
          <w:numId w:val="43"/>
        </w:numPr>
        <w:contextualSpacing/>
      </w:pPr>
      <w:r>
        <w:t>Any p</w:t>
      </w:r>
      <w:r w:rsidRPr="00DF5921">
        <w:t>roblem related to the conditions of the vehicle</w:t>
      </w:r>
    </w:p>
    <w:p w14:paraId="17B72F75" w14:textId="48BF8F17" w:rsidR="00DF5921" w:rsidRPr="00DF5921" w:rsidRDefault="00DF5921" w:rsidP="00DF5921">
      <w:pPr>
        <w:pStyle w:val="BodyText"/>
        <w:numPr>
          <w:ilvl w:val="0"/>
          <w:numId w:val="43"/>
        </w:numPr>
        <w:contextualSpacing/>
      </w:pPr>
      <w:r>
        <w:t>An e</w:t>
      </w:r>
      <w:r w:rsidRPr="00DF5921">
        <w:t>ncounter with law enforcement</w:t>
      </w:r>
    </w:p>
    <w:p w14:paraId="69A4562C" w14:textId="77777777" w:rsidR="00DF5921" w:rsidRPr="00DF5921" w:rsidRDefault="00DF5921" w:rsidP="00DF5921">
      <w:pPr>
        <w:pStyle w:val="BodyText"/>
        <w:numPr>
          <w:ilvl w:val="0"/>
          <w:numId w:val="43"/>
        </w:numPr>
        <w:contextualSpacing/>
      </w:pPr>
      <w:r w:rsidRPr="00DF5921">
        <w:t>Anything that may cause a change in route (contributes to a dropout)</w:t>
      </w:r>
    </w:p>
    <w:p w14:paraId="608AB870" w14:textId="77777777" w:rsidR="00DF5921" w:rsidRPr="00DF5921" w:rsidRDefault="00DF5921" w:rsidP="00DF5921">
      <w:pPr>
        <w:pStyle w:val="BodyText"/>
        <w:numPr>
          <w:ilvl w:val="0"/>
          <w:numId w:val="43"/>
        </w:numPr>
        <w:contextualSpacing/>
      </w:pPr>
      <w:r w:rsidRPr="00DF5921">
        <w:t>Any emergent illness that could affect driving (</w:t>
      </w:r>
      <w:proofErr w:type="gramStart"/>
      <w:r w:rsidRPr="00DF5921">
        <w:t>e.g.</w:t>
      </w:r>
      <w:proofErr w:type="gramEnd"/>
      <w:r w:rsidRPr="00DF5921">
        <w:t xml:space="preserve"> headache, muscle cramp, etc.)</w:t>
      </w:r>
    </w:p>
    <w:p w14:paraId="2783274F" w14:textId="79A683B4" w:rsidR="00DF5921" w:rsidRDefault="00DF5921" w:rsidP="00DF5921">
      <w:pPr>
        <w:pStyle w:val="BodyText"/>
        <w:numPr>
          <w:ilvl w:val="0"/>
          <w:numId w:val="43"/>
        </w:numPr>
      </w:pPr>
      <w:r w:rsidRPr="00DF5921">
        <w:t>Anything else that causes a delay longer than 3 minutes</w:t>
      </w:r>
    </w:p>
    <w:p w14:paraId="17509231" w14:textId="108BEB9C" w:rsidR="00DF5921" w:rsidRDefault="00DF5921" w:rsidP="00DF5921">
      <w:pPr>
        <w:pStyle w:val="BodyText"/>
      </w:pPr>
      <w:r w:rsidRPr="00DF5921">
        <w:t xml:space="preserve">Anything that may cause </w:t>
      </w:r>
      <w:r>
        <w:t>Dr. Gajewski</w:t>
      </w:r>
      <w:r w:rsidRPr="00DF5921">
        <w:t xml:space="preserve"> to stop the journey will be considered a serious adverse </w:t>
      </w:r>
      <w:r w:rsidR="00573907" w:rsidRPr="00DF5921">
        <w:t>event</w:t>
      </w:r>
      <w:r w:rsidR="00573907">
        <w:t xml:space="preserve"> and</w:t>
      </w:r>
      <w:r>
        <w:t xml:space="preserve"> will contribute to a dropout.</w:t>
      </w:r>
    </w:p>
    <w:p w14:paraId="4C9DB66D" w14:textId="15CA7AFB" w:rsidR="0070746C" w:rsidRDefault="0070746C" w:rsidP="0070746C">
      <w:pPr>
        <w:pStyle w:val="Heading1"/>
      </w:pPr>
      <w:bookmarkStart w:id="43" w:name="_Toc152161301"/>
      <w:r>
        <w:t>Subject Participation</w:t>
      </w:r>
      <w:bookmarkEnd w:id="43"/>
    </w:p>
    <w:p w14:paraId="13DCA8BB" w14:textId="7E144C7E" w:rsidR="0070746C" w:rsidRDefault="0070746C" w:rsidP="0070746C">
      <w:pPr>
        <w:pStyle w:val="Heading2"/>
      </w:pPr>
      <w:bookmarkStart w:id="44" w:name="_Toc152161302"/>
      <w:r w:rsidRPr="0070746C">
        <w:t>Informed consent process and timing of obtaining of consent</w:t>
      </w:r>
      <w:bookmarkEnd w:id="44"/>
    </w:p>
    <w:p w14:paraId="6BC77D86" w14:textId="62DA783E" w:rsidR="0070746C" w:rsidRPr="0070746C" w:rsidRDefault="0070746C" w:rsidP="0070746C">
      <w:pPr>
        <w:pStyle w:val="BodyText"/>
      </w:pPr>
      <w:r w:rsidRPr="0070746C">
        <w:t>Dr. Gajewski will give his implied consent at the beginning of the study. Through the implied consent process, Dr. Gajewski will agree to enter all study data after completing his drive to work (i.e., not while driving). He will also agree to abide by all applicable laws and safe-driving recommendations.</w:t>
      </w:r>
    </w:p>
    <w:p w14:paraId="11398CF5" w14:textId="6C835360" w:rsidR="0070746C" w:rsidRDefault="0070746C" w:rsidP="0070746C">
      <w:pPr>
        <w:pStyle w:val="Heading2"/>
      </w:pPr>
      <w:bookmarkStart w:id="45" w:name="_Toc152161303"/>
      <w:r w:rsidRPr="0070746C">
        <w:t>How new information will be conveyed to the study subject</w:t>
      </w:r>
      <w:bookmarkEnd w:id="45"/>
    </w:p>
    <w:p w14:paraId="052283B6" w14:textId="491F5B69" w:rsidR="0070746C" w:rsidRDefault="0070746C" w:rsidP="0070746C">
      <w:pPr>
        <w:pStyle w:val="BodyText"/>
      </w:pPr>
      <w:r w:rsidRPr="0070746C">
        <w:t>Any new information related to the study will be communicated to Dr. Gajewski through email.</w:t>
      </w:r>
    </w:p>
    <w:p w14:paraId="530294E0" w14:textId="12D5EB16" w:rsidR="0070746C" w:rsidRDefault="0070746C" w:rsidP="0070746C">
      <w:pPr>
        <w:pStyle w:val="Heading1"/>
      </w:pPr>
      <w:bookmarkStart w:id="46" w:name="_Toc152161304"/>
      <w:r>
        <w:t>Data Collection and Protection</w:t>
      </w:r>
      <w:bookmarkEnd w:id="46"/>
    </w:p>
    <w:p w14:paraId="33A8783F" w14:textId="2F08E35D" w:rsidR="0070746C" w:rsidRDefault="0070746C" w:rsidP="0070746C">
      <w:pPr>
        <w:pStyle w:val="Heading2"/>
      </w:pPr>
      <w:bookmarkStart w:id="47" w:name="_Toc152161305"/>
      <w:r>
        <w:t>Data Management and Security</w:t>
      </w:r>
      <w:bookmarkEnd w:id="47"/>
    </w:p>
    <w:p w14:paraId="0307231B" w14:textId="0B658601" w:rsidR="0070746C" w:rsidRDefault="0070746C" w:rsidP="0070746C">
      <w:pPr>
        <w:pStyle w:val="BodyText"/>
      </w:pPr>
      <w:r w:rsidRPr="0070746C">
        <w:t xml:space="preserve">The data managers and the protocol team will have </w:t>
      </w:r>
      <w:del w:id="48" w:author="Sreejata Dutta" w:date="2023-11-15T22:25:00Z">
        <w:r w:rsidRPr="0070746C" w:rsidDel="00FF1DF6">
          <w:delText>access</w:delText>
        </w:r>
      </w:del>
      <w:ins w:id="49" w:author="Sreejata Dutta" w:date="2023-11-15T22:25:00Z">
        <w:r w:rsidR="00FF1DF6" w:rsidRPr="0070746C">
          <w:t>access to</w:t>
        </w:r>
      </w:ins>
      <w:r w:rsidRPr="0070746C">
        <w:t xml:space="preserve"> the unblinded data. They will send the blinded data to the analysis team prior to each interim analysis and final analysis. The data managers will store the code for unblinding in the REDCap database. Unblinded data will be collected and stored in REDCap. The blinded data will be stored in the S driv</w:t>
      </w:r>
      <w:r>
        <w:t>e</w:t>
      </w:r>
      <w:r w:rsidRPr="0070746C">
        <w:t>.</w:t>
      </w:r>
    </w:p>
    <w:p w14:paraId="1772F872" w14:textId="61233D1F" w:rsidR="0070746C" w:rsidRDefault="0070746C" w:rsidP="0070746C">
      <w:pPr>
        <w:pStyle w:val="BodyText"/>
      </w:pPr>
      <w:r w:rsidRPr="0070746C">
        <w:t>Dr. Gajewski is the only human subject, and his personal information will not be collected.</w:t>
      </w:r>
      <w:r>
        <w:t xml:space="preserve"> He </w:t>
      </w:r>
      <w:r w:rsidRPr="0070746C">
        <w:t>will use his cellphone or office computer to enter departure times and driving times into the REDCap survey following arrival at KUMC.</w:t>
      </w:r>
    </w:p>
    <w:p w14:paraId="1FECAD20" w14:textId="10B174E9" w:rsidR="0070746C" w:rsidRPr="0070746C" w:rsidRDefault="0070746C" w:rsidP="0070746C">
      <w:pPr>
        <w:pStyle w:val="BodyText"/>
      </w:pPr>
      <w:r w:rsidRPr="0070746C">
        <w:t>More details about the database management will be provided in the Data Management Plan.</w:t>
      </w:r>
    </w:p>
    <w:p w14:paraId="46E87DA0" w14:textId="46AE63E5" w:rsidR="0070746C" w:rsidRDefault="0070746C" w:rsidP="0070746C">
      <w:pPr>
        <w:pStyle w:val="Heading2"/>
      </w:pPr>
      <w:bookmarkStart w:id="50" w:name="_Toc152161306"/>
      <w:r>
        <w:t>Quality Assurance and Monitoring</w:t>
      </w:r>
      <w:bookmarkEnd w:id="50"/>
    </w:p>
    <w:p w14:paraId="2B3B2CF9" w14:textId="76047ABE" w:rsidR="0070746C" w:rsidRDefault="0070746C" w:rsidP="0070746C">
      <w:pPr>
        <w:pStyle w:val="BodyText"/>
      </w:pPr>
      <w:r w:rsidRPr="0070746C">
        <w:t>The data quality tools provided in REDCap will be used</w:t>
      </w:r>
      <w:r>
        <w:t xml:space="preserve"> to ensure data quality</w:t>
      </w:r>
      <w:r w:rsidRPr="0070746C">
        <w:t>.</w:t>
      </w:r>
    </w:p>
    <w:p w14:paraId="24E5B280" w14:textId="5F55CC85" w:rsidR="0070746C" w:rsidRDefault="0070746C" w:rsidP="0070746C">
      <w:pPr>
        <w:pStyle w:val="Heading1"/>
      </w:pPr>
      <w:bookmarkStart w:id="51" w:name="_Toc152161307"/>
      <w:r>
        <w:lastRenderedPageBreak/>
        <w:t>Data Analysis and Reporting</w:t>
      </w:r>
      <w:bookmarkEnd w:id="51"/>
    </w:p>
    <w:p w14:paraId="7993F263" w14:textId="31EEFB82" w:rsidR="0070746C" w:rsidRDefault="0070746C" w:rsidP="0070746C">
      <w:pPr>
        <w:pStyle w:val="Heading2"/>
      </w:pPr>
      <w:bookmarkStart w:id="52" w:name="_Toc152161308"/>
      <w:r>
        <w:t>Statistical and Data Analysis</w:t>
      </w:r>
      <w:bookmarkEnd w:id="52"/>
    </w:p>
    <w:p w14:paraId="41E87507" w14:textId="37621289" w:rsidR="00AA06FE" w:rsidRDefault="0070746C" w:rsidP="0070746C">
      <w:pPr>
        <w:pStyle w:val="BodyText"/>
      </w:pPr>
      <w:r w:rsidRPr="0070746C">
        <w:t>The trial will enroll up to a maximum of 33 drives, randomized among 3 arms, including a control arm and 2 treatment arms. We label these arms generically by their arm index as: d= 0 (Control), 1 (Rainbow), 2 (State Line). The primary endpoint will be driving time (in minutes) starting at key-in and ending at key-out.</w:t>
      </w:r>
    </w:p>
    <w:p w14:paraId="486DEF34" w14:textId="09221FB3" w:rsidR="00D2765B" w:rsidRDefault="00D2765B" w:rsidP="00D2765B">
      <w:pPr>
        <w:pStyle w:val="Heading2"/>
      </w:pPr>
      <w:bookmarkStart w:id="53" w:name="_Toc152161309"/>
      <w:r>
        <w:t>Interim Analyses</w:t>
      </w:r>
      <w:bookmarkEnd w:id="53"/>
    </w:p>
    <w:p w14:paraId="054BE750" w14:textId="1B5C4002" w:rsidR="0070746C" w:rsidRDefault="0070746C" w:rsidP="0070746C">
      <w:pPr>
        <w:pStyle w:val="BodyText"/>
      </w:pPr>
      <w:r w:rsidRPr="0070746C">
        <w:t>Up to three interim analyses will occur after Dr. Gajewski completes 8, 16, and 24 drives. Accrual will be suspended while waiting for the results of the interim analysis. Based on the results of these interim analyses, accrual may be stopped for either “early futility” or “early success.” Allocations to routes will also be updated at each interim analysis.</w:t>
      </w:r>
      <w:r w:rsidR="00D2765B">
        <w:t xml:space="preserve"> More details regarding the interim analyses are provided in the SAP.</w:t>
      </w:r>
    </w:p>
    <w:p w14:paraId="566A072C" w14:textId="5AC05971" w:rsidR="00D2765B" w:rsidRDefault="00D2765B" w:rsidP="00D2765B">
      <w:pPr>
        <w:pStyle w:val="Heading2"/>
      </w:pPr>
      <w:bookmarkStart w:id="54" w:name="_Toc152161310"/>
      <w:r>
        <w:t>Final Analysis</w:t>
      </w:r>
      <w:bookmarkEnd w:id="54"/>
    </w:p>
    <w:p w14:paraId="347E90ED" w14:textId="316B7F6E" w:rsidR="00D2765B" w:rsidRDefault="0070746C" w:rsidP="0070746C">
      <w:pPr>
        <w:pStyle w:val="BodyText"/>
      </w:pPr>
      <w:r w:rsidRPr="0070746C">
        <w:t>The final analysis will occur either after the trial is stopped early or following the completion of 33 drives.</w:t>
      </w:r>
      <w:r>
        <w:t xml:space="preserve"> </w:t>
      </w:r>
      <w:r w:rsidR="00D2765B">
        <w:t>More details regarding the final analysis are provided in the SAP.</w:t>
      </w:r>
    </w:p>
    <w:p w14:paraId="2A0C4EE2" w14:textId="6171A68C" w:rsidR="0070746C" w:rsidRPr="0070746C" w:rsidRDefault="0070746C" w:rsidP="0070746C">
      <w:pPr>
        <w:pStyle w:val="BodyText"/>
      </w:pPr>
      <w:r>
        <w:t xml:space="preserve">Following the final statistical analysis, </w:t>
      </w:r>
      <w:ins w:id="55" w:author="Sreejata Dutta" w:date="2023-11-15T22:26:00Z">
        <w:r w:rsidR="009A379A">
          <w:t>a</w:t>
        </w:r>
      </w:ins>
      <w:del w:id="56" w:author="Sreejata Dutta" w:date="2023-11-15T22:26:00Z">
        <w:r w:rsidRPr="0070746C" w:rsidDel="009A379A">
          <w:delText>A</w:delText>
        </w:r>
      </w:del>
      <w:r w:rsidRPr="0070746C">
        <w:t xml:space="preserve"> paper will be submitted for publication based on the learning experience in designing and conducting a Bayesian adaptive clinical trial.</w:t>
      </w:r>
    </w:p>
    <w:sectPr w:rsidR="0070746C" w:rsidRPr="0070746C">
      <w:headerReference w:type="default" r:id="rId17"/>
      <w:footerReference w:type="default" r:id="rId1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Sreejata Dutta" w:date="2023-11-15T22:23:00Z" w:initials="SD">
    <w:p w14:paraId="6A5E6329" w14:textId="77777777" w:rsidR="00254C14" w:rsidRDefault="00254C14" w:rsidP="00617667">
      <w:pPr>
        <w:pStyle w:val="CommentText"/>
      </w:pPr>
      <w:r>
        <w:rPr>
          <w:rStyle w:val="CommentReference"/>
        </w:rPr>
        <w:annotationRef/>
      </w:r>
      <w:r>
        <w:t>What weather data will we be collecting?</w:t>
      </w:r>
    </w:p>
  </w:comment>
  <w:comment w:id="32" w:author="Kate Young" w:date="2023-11-17T16:46:00Z" w:initials="KY">
    <w:p w14:paraId="776730AA" w14:textId="438B3E3A" w:rsidR="0C7AE057" w:rsidRDefault="0C7AE057">
      <w:pPr>
        <w:pStyle w:val="CommentText"/>
      </w:pPr>
      <w:r>
        <w:t>I removed this since we can pull that data at the end of the study if we need it for a secondary analysis.</w:t>
      </w:r>
      <w:r>
        <w:rPr>
          <w:rStyle w:val="CommentReference"/>
        </w:rPr>
        <w:annotationRef/>
      </w:r>
    </w:p>
  </w:comment>
  <w:comment w:id="33" w:author="Sreejata Dutta" w:date="2023-11-17T17:34:00Z" w:initials="SD">
    <w:p w14:paraId="71618672" w14:textId="064B4DCA" w:rsidR="262F44B2" w:rsidRDefault="262F44B2">
      <w:pPr>
        <w:pStyle w:val="CommentText"/>
      </w:pPr>
      <w:r>
        <w:t>Thanks, Kate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5E6329" w15:done="0"/>
  <w15:commentEx w15:paraId="776730AA" w15:paraIdParent="6A5E6329" w15:done="0"/>
  <w15:commentEx w15:paraId="71618672" w15:paraIdParent="6A5E63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154EC0" w16cex:dateUtc="2023-11-16T04:23:00Z"/>
  <w16cex:commentExtensible w16cex:durableId="2818B636" w16cex:dateUtc="2023-11-17T22:46:00Z"/>
  <w16cex:commentExtensible w16cex:durableId="139CF950" w16cex:dateUtc="2023-11-17T2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5E6329" w16cid:durableId="3D154EC0"/>
  <w16cid:commentId w16cid:paraId="776730AA" w16cid:durableId="2818B636"/>
  <w16cid:commentId w16cid:paraId="71618672" w16cid:durableId="139CF9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093C9" w14:textId="77777777" w:rsidR="008D7ECE" w:rsidRDefault="008D7ECE">
      <w:pPr>
        <w:spacing w:after="0"/>
      </w:pPr>
      <w:r>
        <w:separator/>
      </w:r>
    </w:p>
  </w:endnote>
  <w:endnote w:type="continuationSeparator" w:id="0">
    <w:p w14:paraId="4204A39D" w14:textId="77777777" w:rsidR="008D7ECE" w:rsidRDefault="008D7ECE">
      <w:pPr>
        <w:spacing w:after="0"/>
      </w:pPr>
      <w:r>
        <w:continuationSeparator/>
      </w:r>
    </w:p>
  </w:endnote>
  <w:endnote w:type="continuationNotice" w:id="1">
    <w:p w14:paraId="3D4136CE" w14:textId="77777777" w:rsidR="008D7ECE" w:rsidRDefault="008D7EC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571521"/>
      <w:docPartObj>
        <w:docPartGallery w:val="Page Numbers (Bottom of Page)"/>
        <w:docPartUnique/>
      </w:docPartObj>
    </w:sdtPr>
    <w:sdtEndPr/>
    <w:sdtContent>
      <w:p w14:paraId="66C6CFCF" w14:textId="77777777" w:rsidR="00FD1D6D" w:rsidRDefault="002E0883">
        <w:pPr>
          <w:pStyle w:val="Footer"/>
          <w:jc w:val="right"/>
        </w:pPr>
        <w:r>
          <w:t xml:space="preserve">Page | </w:t>
        </w:r>
        <w:r>
          <w:fldChar w:fldCharType="begin"/>
        </w:r>
        <w:r>
          <w:instrText xml:space="preserve"> PAGE   \* MERGEFORMAT </w:instrText>
        </w:r>
        <w:r>
          <w:fldChar w:fldCharType="separate"/>
        </w:r>
        <w:r>
          <w:rPr>
            <w:noProof/>
          </w:rPr>
          <w:t>6</w:t>
        </w:r>
        <w:r>
          <w:rPr>
            <w:noProof/>
          </w:rPr>
          <w:fldChar w:fldCharType="end"/>
        </w:r>
        <w:r>
          <w:t xml:space="preserve"> </w:t>
        </w:r>
      </w:p>
    </w:sdtContent>
  </w:sdt>
  <w:p w14:paraId="741F1C60" w14:textId="77777777" w:rsidR="00FD1D6D" w:rsidRDefault="00FD1D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8DB37" w14:textId="77777777" w:rsidR="008D7ECE" w:rsidRDefault="008D7ECE">
      <w:r>
        <w:separator/>
      </w:r>
    </w:p>
  </w:footnote>
  <w:footnote w:type="continuationSeparator" w:id="0">
    <w:p w14:paraId="0F272D5D" w14:textId="77777777" w:rsidR="008D7ECE" w:rsidRDefault="008D7ECE">
      <w:r>
        <w:continuationSeparator/>
      </w:r>
    </w:p>
  </w:footnote>
  <w:footnote w:type="continuationNotice" w:id="1">
    <w:p w14:paraId="4B565A81" w14:textId="77777777" w:rsidR="008D7ECE" w:rsidRDefault="008D7EC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CDF4A" w14:textId="72588B7F" w:rsidR="00FD1D6D" w:rsidRDefault="00387BCB">
    <w:pPr>
      <w:pStyle w:val="Header"/>
    </w:pPr>
    <w:r>
      <w:rPr>
        <w:noProof/>
      </w:rPr>
      <w:drawing>
        <wp:inline distT="0" distB="0" distL="0" distR="0" wp14:anchorId="49EC8AEF" wp14:editId="64BAD996">
          <wp:extent cx="3123210" cy="407987"/>
          <wp:effectExtent l="0" t="0" r="1270" b="0"/>
          <wp:docPr id="9" name="Picture 9" descr="Biostatistics and Data Science_2C_UnitHo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ostatistics and Data Science_2C_UnitHorz"/>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72" r="-272"/>
                  <a:stretch/>
                </pic:blipFill>
                <pic:spPr bwMode="auto">
                  <a:xfrm>
                    <a:off x="0" y="0"/>
                    <a:ext cx="3251358" cy="424727"/>
                  </a:xfrm>
                  <a:prstGeom prst="rect">
                    <a:avLst/>
                  </a:prstGeom>
                  <a:ln>
                    <a:noFill/>
                  </a:ln>
                  <a:effec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BA34745"/>
    <w:multiLevelType w:val="multilevel"/>
    <w:tmpl w:val="E5D0F1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F9AEC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C09122D"/>
    <w:multiLevelType w:val="multilevel"/>
    <w:tmpl w:val="1E7CDE3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000A990"/>
    <w:multiLevelType w:val="multilevel"/>
    <w:tmpl w:val="36ACE9F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0000A991"/>
    <w:multiLevelType w:val="multilevel"/>
    <w:tmpl w:val="795649E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01721850"/>
    <w:multiLevelType w:val="hybridMultilevel"/>
    <w:tmpl w:val="DA4E5D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756F15"/>
    <w:multiLevelType w:val="hybridMultilevel"/>
    <w:tmpl w:val="B1604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7C66D5"/>
    <w:multiLevelType w:val="hybridMultilevel"/>
    <w:tmpl w:val="54465D26"/>
    <w:lvl w:ilvl="0" w:tplc="11F2B2C2">
      <w:start w:val="1"/>
      <w:numFmt w:val="decimal"/>
      <w:lvlText w:val="%1."/>
      <w:lvlJc w:val="left"/>
      <w:pPr>
        <w:tabs>
          <w:tab w:val="num" w:pos="1440"/>
        </w:tabs>
        <w:ind w:left="1440" w:hanging="360"/>
      </w:pPr>
      <w:rPr>
        <w:rFonts w:hint="default"/>
      </w:rPr>
    </w:lvl>
    <w:lvl w:ilvl="1" w:tplc="04090001">
      <w:start w:val="1"/>
      <w:numFmt w:val="bullet"/>
      <w:lvlText w:val=""/>
      <w:lvlJc w:val="left"/>
      <w:pPr>
        <w:ind w:left="2160" w:hanging="360"/>
      </w:pPr>
      <w:rPr>
        <w:rFonts w:ascii="Symbol" w:hAnsi="Symbol" w:hint="default"/>
      </w:rPr>
    </w:lvl>
    <w:lvl w:ilvl="2" w:tplc="FFFFFFFF">
      <w:start w:val="1"/>
      <w:numFmt w:val="lowerRoman"/>
      <w:lvlText w:val="%3."/>
      <w:lvlJc w:val="right"/>
      <w:pPr>
        <w:tabs>
          <w:tab w:val="num" w:pos="2880"/>
        </w:tabs>
        <w:ind w:left="2880" w:hanging="180"/>
      </w:pPr>
    </w:lvl>
    <w:lvl w:ilvl="3" w:tplc="FFFFFFFF">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8" w15:restartNumberingAfterBreak="0">
    <w:nsid w:val="2E750761"/>
    <w:multiLevelType w:val="hybridMultilevel"/>
    <w:tmpl w:val="8A6E154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4507A1"/>
    <w:multiLevelType w:val="hybridMultilevel"/>
    <w:tmpl w:val="0688F922"/>
    <w:lvl w:ilvl="0" w:tplc="EE168A9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7102D92"/>
    <w:multiLevelType w:val="hybridMultilevel"/>
    <w:tmpl w:val="A564726A"/>
    <w:lvl w:ilvl="0" w:tplc="FFFFFFFF">
      <w:start w:val="1"/>
      <w:numFmt w:val="decimal"/>
      <w:lvlText w:val="%1."/>
      <w:lvlJc w:val="left"/>
      <w:pPr>
        <w:ind w:left="720" w:hanging="360"/>
      </w:pPr>
      <w:rPr>
        <w:rFonts w:hint="default"/>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1" w15:restartNumberingAfterBreak="0">
    <w:nsid w:val="3DB17949"/>
    <w:multiLevelType w:val="hybridMultilevel"/>
    <w:tmpl w:val="7D1623EE"/>
    <w:lvl w:ilvl="0" w:tplc="ABFC5306">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2" w15:restartNumberingAfterBreak="0">
    <w:nsid w:val="46817996"/>
    <w:multiLevelType w:val="multilevel"/>
    <w:tmpl w:val="CDCED06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56B470D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4" w15:restartNumberingAfterBreak="0">
    <w:nsid w:val="5F965A17"/>
    <w:multiLevelType w:val="hybridMultilevel"/>
    <w:tmpl w:val="6A48B00E"/>
    <w:lvl w:ilvl="0" w:tplc="CE86A020">
      <w:start w:val="7"/>
      <w:numFmt w:val="upperLetter"/>
      <w:lvlText w:val="%1."/>
      <w:lvlJc w:val="left"/>
      <w:pPr>
        <w:tabs>
          <w:tab w:val="num" w:pos="1080"/>
        </w:tabs>
        <w:ind w:left="1080" w:hanging="360"/>
      </w:pPr>
      <w:rPr>
        <w:rFonts w:hint="default"/>
        <w:b/>
      </w:rPr>
    </w:lvl>
    <w:lvl w:ilvl="1" w:tplc="04090019">
      <w:start w:val="1"/>
      <w:numFmt w:val="lowerLetter"/>
      <w:lvlText w:val="%2."/>
      <w:lvlJc w:val="left"/>
      <w:pPr>
        <w:ind w:left="720" w:hanging="360"/>
      </w:pPr>
    </w:lvl>
    <w:lvl w:ilvl="2" w:tplc="85A24088">
      <w:start w:val="1"/>
      <w:numFmt w:val="decimal"/>
      <w:lvlText w:val="%3."/>
      <w:lvlJc w:val="right"/>
      <w:pPr>
        <w:ind w:left="1440" w:hanging="180"/>
      </w:pPr>
      <w:rPr>
        <w:rFonts w:hint="default"/>
        <w:b w:val="0"/>
      </w:rPr>
    </w:lvl>
    <w:lvl w:ilvl="3" w:tplc="0409000F">
      <w:start w:val="1"/>
      <w:numFmt w:val="decimal"/>
      <w:lvlText w:val="%4."/>
      <w:lvlJc w:val="left"/>
      <w:pPr>
        <w:ind w:left="2160" w:hanging="360"/>
      </w:pPr>
    </w:lvl>
    <w:lvl w:ilvl="4" w:tplc="04090019">
      <w:start w:val="1"/>
      <w:numFmt w:val="lowerLetter"/>
      <w:lvlText w:val="%5."/>
      <w:lvlJc w:val="left"/>
      <w:pPr>
        <w:ind w:left="3330" w:hanging="360"/>
      </w:pPr>
    </w:lvl>
    <w:lvl w:ilvl="5" w:tplc="0409001B">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5" w15:restartNumberingAfterBreak="0">
    <w:nsid w:val="62674801"/>
    <w:multiLevelType w:val="hybridMultilevel"/>
    <w:tmpl w:val="21A899C8"/>
    <w:lvl w:ilvl="0" w:tplc="FFFFFFFF">
      <w:start w:val="1"/>
      <w:numFmt w:val="decimal"/>
      <w:lvlText w:val="%1."/>
      <w:lvlJc w:val="left"/>
      <w:pPr>
        <w:ind w:left="720" w:hanging="360"/>
      </w:pPr>
      <w:rPr>
        <w:rFonts w:hint="default"/>
      </w:rPr>
    </w:lvl>
    <w:lvl w:ilvl="1" w:tplc="FFFFFFFF">
      <w:start w:val="1"/>
      <w:numFmt w:val="lowerLetter"/>
      <w:lvlText w:val="%2."/>
      <w:lvlJc w:val="left"/>
      <w:pPr>
        <w:ind w:left="0" w:hanging="360"/>
      </w:pPr>
    </w:lvl>
    <w:lvl w:ilvl="2" w:tplc="FFFFFFFF">
      <w:start w:val="1"/>
      <w:numFmt w:val="lowerRoman"/>
      <w:lvlText w:val="%3."/>
      <w:lvlJc w:val="right"/>
      <w:pPr>
        <w:ind w:left="720" w:hanging="180"/>
      </w:pPr>
    </w:lvl>
    <w:lvl w:ilvl="3" w:tplc="04090019">
      <w:start w:val="1"/>
      <w:numFmt w:val="lowerLetter"/>
      <w:lvlText w:val="%4."/>
      <w:lvlJc w:val="left"/>
      <w:pPr>
        <w:ind w:left="1440" w:hanging="360"/>
      </w:pPr>
    </w:lvl>
    <w:lvl w:ilvl="4" w:tplc="FFFFFFFF" w:tentative="1">
      <w:start w:val="1"/>
      <w:numFmt w:val="lowerLetter"/>
      <w:lvlText w:val="%5."/>
      <w:lvlJc w:val="left"/>
      <w:pPr>
        <w:ind w:left="2160" w:hanging="360"/>
      </w:pPr>
    </w:lvl>
    <w:lvl w:ilvl="5" w:tplc="FFFFFFFF" w:tentative="1">
      <w:start w:val="1"/>
      <w:numFmt w:val="lowerRoman"/>
      <w:lvlText w:val="%6."/>
      <w:lvlJc w:val="right"/>
      <w:pPr>
        <w:ind w:left="2880" w:hanging="180"/>
      </w:pPr>
    </w:lvl>
    <w:lvl w:ilvl="6" w:tplc="FFFFFFFF" w:tentative="1">
      <w:start w:val="1"/>
      <w:numFmt w:val="decimal"/>
      <w:lvlText w:val="%7."/>
      <w:lvlJc w:val="left"/>
      <w:pPr>
        <w:ind w:left="3600" w:hanging="360"/>
      </w:pPr>
    </w:lvl>
    <w:lvl w:ilvl="7" w:tplc="FFFFFFFF" w:tentative="1">
      <w:start w:val="1"/>
      <w:numFmt w:val="lowerLetter"/>
      <w:lvlText w:val="%8."/>
      <w:lvlJc w:val="left"/>
      <w:pPr>
        <w:ind w:left="4320" w:hanging="360"/>
      </w:pPr>
    </w:lvl>
    <w:lvl w:ilvl="8" w:tplc="FFFFFFFF" w:tentative="1">
      <w:start w:val="1"/>
      <w:numFmt w:val="lowerRoman"/>
      <w:lvlText w:val="%9."/>
      <w:lvlJc w:val="right"/>
      <w:pPr>
        <w:ind w:left="5040" w:hanging="180"/>
      </w:pPr>
    </w:lvl>
  </w:abstractNum>
  <w:abstractNum w:abstractNumId="16" w15:restartNumberingAfterBreak="0">
    <w:nsid w:val="65025852"/>
    <w:multiLevelType w:val="hybridMultilevel"/>
    <w:tmpl w:val="30E42A5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D1A502C"/>
    <w:multiLevelType w:val="hybridMultilevel"/>
    <w:tmpl w:val="C100BEF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8" w15:restartNumberingAfterBreak="0">
    <w:nsid w:val="6ED812FA"/>
    <w:multiLevelType w:val="hybridMultilevel"/>
    <w:tmpl w:val="DA4E5D1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4ED6E5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75BB66D9"/>
    <w:multiLevelType w:val="hybridMultilevel"/>
    <w:tmpl w:val="AED48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8EE12B3"/>
    <w:multiLevelType w:val="hybridMultilevel"/>
    <w:tmpl w:val="325C7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6900094">
    <w:abstractNumId w:val="1"/>
  </w:num>
  <w:num w:numId="2" w16cid:durableId="1677614055">
    <w:abstractNumId w:val="0"/>
  </w:num>
  <w:num w:numId="3" w16cid:durableId="524098744">
    <w:abstractNumId w:val="2"/>
  </w:num>
  <w:num w:numId="4" w16cid:durableId="768085679">
    <w:abstractNumId w:val="2"/>
  </w:num>
  <w:num w:numId="5" w16cid:durableId="854924827">
    <w:abstractNumId w:val="2"/>
  </w:num>
  <w:num w:numId="6" w16cid:durableId="2136293180">
    <w:abstractNumId w:val="2"/>
  </w:num>
  <w:num w:numId="7" w16cid:durableId="1383020074">
    <w:abstractNumId w:val="2"/>
  </w:num>
  <w:num w:numId="8" w16cid:durableId="726300236">
    <w:abstractNumId w:val="2"/>
  </w:num>
  <w:num w:numId="9" w16cid:durableId="1065689028">
    <w:abstractNumId w:val="2"/>
  </w:num>
  <w:num w:numId="10" w16cid:durableId="2011447770">
    <w:abstractNumId w:val="2"/>
  </w:num>
  <w:num w:numId="11" w16cid:durableId="264583006">
    <w:abstractNumId w:val="2"/>
  </w:num>
  <w:num w:numId="12" w16cid:durableId="2060394419">
    <w:abstractNumId w:val="2"/>
  </w:num>
  <w:num w:numId="13" w16cid:durableId="1986078629">
    <w:abstractNumId w:val="12"/>
  </w:num>
  <w:num w:numId="14" w16cid:durableId="1778527447">
    <w:abstractNumId w:val="3"/>
  </w:num>
  <w:num w:numId="15" w16cid:durableId="453209708">
    <w:abstractNumId w:val="4"/>
  </w:num>
  <w:num w:numId="16" w16cid:durableId="1113597507">
    <w:abstractNumId w:val="4"/>
  </w:num>
  <w:num w:numId="17" w16cid:durableId="1460492209">
    <w:abstractNumId w:val="4"/>
  </w:num>
  <w:num w:numId="18" w16cid:durableId="1568689735">
    <w:abstractNumId w:val="4"/>
  </w:num>
  <w:num w:numId="19" w16cid:durableId="1114784497">
    <w:abstractNumId w:val="4"/>
  </w:num>
  <w:num w:numId="20" w16cid:durableId="1583906277">
    <w:abstractNumId w:val="4"/>
  </w:num>
  <w:num w:numId="21" w16cid:durableId="1226645960">
    <w:abstractNumId w:val="4"/>
  </w:num>
  <w:num w:numId="22" w16cid:durableId="1767311559">
    <w:abstractNumId w:val="4"/>
  </w:num>
  <w:num w:numId="23" w16cid:durableId="610942929">
    <w:abstractNumId w:val="4"/>
  </w:num>
  <w:num w:numId="24" w16cid:durableId="434178811">
    <w:abstractNumId w:val="5"/>
  </w:num>
  <w:num w:numId="25" w16cid:durableId="28914597">
    <w:abstractNumId w:val="12"/>
  </w:num>
  <w:num w:numId="26" w16cid:durableId="1295405124">
    <w:abstractNumId w:val="9"/>
  </w:num>
  <w:num w:numId="27" w16cid:durableId="557596343">
    <w:abstractNumId w:val="12"/>
  </w:num>
  <w:num w:numId="28" w16cid:durableId="626207321">
    <w:abstractNumId w:val="18"/>
  </w:num>
  <w:num w:numId="29" w16cid:durableId="620648179">
    <w:abstractNumId w:val="12"/>
  </w:num>
  <w:num w:numId="30" w16cid:durableId="1912806571">
    <w:abstractNumId w:val="6"/>
  </w:num>
  <w:num w:numId="31" w16cid:durableId="608510230">
    <w:abstractNumId w:val="20"/>
  </w:num>
  <w:num w:numId="32" w16cid:durableId="1276786440">
    <w:abstractNumId w:val="17"/>
  </w:num>
  <w:num w:numId="33" w16cid:durableId="1828588147">
    <w:abstractNumId w:val="12"/>
  </w:num>
  <w:num w:numId="34" w16cid:durableId="1490444272">
    <w:abstractNumId w:val="10"/>
  </w:num>
  <w:num w:numId="35" w16cid:durableId="263146717">
    <w:abstractNumId w:val="15"/>
  </w:num>
  <w:num w:numId="36" w16cid:durableId="277102934">
    <w:abstractNumId w:val="11"/>
  </w:num>
  <w:num w:numId="37" w16cid:durableId="970983346">
    <w:abstractNumId w:val="7"/>
  </w:num>
  <w:num w:numId="38" w16cid:durableId="144513379">
    <w:abstractNumId w:val="8"/>
  </w:num>
  <w:num w:numId="39" w16cid:durableId="418016896">
    <w:abstractNumId w:val="19"/>
  </w:num>
  <w:num w:numId="40" w16cid:durableId="1426338120">
    <w:abstractNumId w:val="13"/>
  </w:num>
  <w:num w:numId="41" w16cid:durableId="494345863">
    <w:abstractNumId w:val="16"/>
  </w:num>
  <w:num w:numId="42" w16cid:durableId="1853493456">
    <w:abstractNumId w:val="14"/>
  </w:num>
  <w:num w:numId="43" w16cid:durableId="1698463662">
    <w:abstractNumId w:val="21"/>
  </w:num>
  <w:num w:numId="44" w16cid:durableId="136979765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reejata Dutta">
    <w15:presenceInfo w15:providerId="AD" w15:userId="S::sdutta3@kumc.edu::896cba6f-f6b8-4cbc-b19c-44ff3573f8c6"/>
  </w15:person>
  <w15:person w15:author="Kate Young">
    <w15:presenceInfo w15:providerId="AD" w15:userId="S::kyoung14@kumc.edu::a5f47f5b-f4d5-4029-bc1b-9d34b88d38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186F"/>
    <w:rsid w:val="00000DE2"/>
    <w:rsid w:val="000137C6"/>
    <w:rsid w:val="00023B51"/>
    <w:rsid w:val="000436B6"/>
    <w:rsid w:val="0004628A"/>
    <w:rsid w:val="000540D8"/>
    <w:rsid w:val="00056190"/>
    <w:rsid w:val="000615D3"/>
    <w:rsid w:val="0006607F"/>
    <w:rsid w:val="00090AC0"/>
    <w:rsid w:val="000927C9"/>
    <w:rsid w:val="00093309"/>
    <w:rsid w:val="000A6D4E"/>
    <w:rsid w:val="000B7E02"/>
    <w:rsid w:val="000D4359"/>
    <w:rsid w:val="000E0BCE"/>
    <w:rsid w:val="000F1254"/>
    <w:rsid w:val="000F7BB4"/>
    <w:rsid w:val="00104B28"/>
    <w:rsid w:val="0010503D"/>
    <w:rsid w:val="00120380"/>
    <w:rsid w:val="00147BF1"/>
    <w:rsid w:val="00151B54"/>
    <w:rsid w:val="00156E4F"/>
    <w:rsid w:val="00160444"/>
    <w:rsid w:val="0019088B"/>
    <w:rsid w:val="001909B9"/>
    <w:rsid w:val="001A4184"/>
    <w:rsid w:val="001B3C12"/>
    <w:rsid w:val="001B5974"/>
    <w:rsid w:val="001B745B"/>
    <w:rsid w:val="001D07B8"/>
    <w:rsid w:val="001E12C3"/>
    <w:rsid w:val="001E20E7"/>
    <w:rsid w:val="001E21E0"/>
    <w:rsid w:val="001E2F70"/>
    <w:rsid w:val="001E642F"/>
    <w:rsid w:val="001E68D5"/>
    <w:rsid w:val="00214750"/>
    <w:rsid w:val="002154B0"/>
    <w:rsid w:val="002278A4"/>
    <w:rsid w:val="00232280"/>
    <w:rsid w:val="0023270F"/>
    <w:rsid w:val="00237A00"/>
    <w:rsid w:val="00240730"/>
    <w:rsid w:val="00241519"/>
    <w:rsid w:val="002503C1"/>
    <w:rsid w:val="00254C14"/>
    <w:rsid w:val="002618D2"/>
    <w:rsid w:val="00271B7A"/>
    <w:rsid w:val="00281CEB"/>
    <w:rsid w:val="00284F13"/>
    <w:rsid w:val="00285382"/>
    <w:rsid w:val="002A02B3"/>
    <w:rsid w:val="002B0682"/>
    <w:rsid w:val="002B0EEE"/>
    <w:rsid w:val="002B20E6"/>
    <w:rsid w:val="002B6FE0"/>
    <w:rsid w:val="002C0C9A"/>
    <w:rsid w:val="002D290A"/>
    <w:rsid w:val="002D7439"/>
    <w:rsid w:val="002E0883"/>
    <w:rsid w:val="002E162B"/>
    <w:rsid w:val="002E4394"/>
    <w:rsid w:val="002F235C"/>
    <w:rsid w:val="002F42D3"/>
    <w:rsid w:val="0031687B"/>
    <w:rsid w:val="003168ED"/>
    <w:rsid w:val="00334620"/>
    <w:rsid w:val="00340FE9"/>
    <w:rsid w:val="00345146"/>
    <w:rsid w:val="00350CA0"/>
    <w:rsid w:val="0035459A"/>
    <w:rsid w:val="00354C50"/>
    <w:rsid w:val="00354F5F"/>
    <w:rsid w:val="00361AA3"/>
    <w:rsid w:val="0036258F"/>
    <w:rsid w:val="00372005"/>
    <w:rsid w:val="00386531"/>
    <w:rsid w:val="00387BCB"/>
    <w:rsid w:val="003A0CD4"/>
    <w:rsid w:val="003A2775"/>
    <w:rsid w:val="003A641C"/>
    <w:rsid w:val="003B1587"/>
    <w:rsid w:val="003C4716"/>
    <w:rsid w:val="003C6F5A"/>
    <w:rsid w:val="003D3BDA"/>
    <w:rsid w:val="003D5A56"/>
    <w:rsid w:val="003E1072"/>
    <w:rsid w:val="003E386D"/>
    <w:rsid w:val="003F1353"/>
    <w:rsid w:val="00400673"/>
    <w:rsid w:val="0040081D"/>
    <w:rsid w:val="004039DE"/>
    <w:rsid w:val="00403EC4"/>
    <w:rsid w:val="00404152"/>
    <w:rsid w:val="00417BE5"/>
    <w:rsid w:val="00434C80"/>
    <w:rsid w:val="00445BBC"/>
    <w:rsid w:val="00450D40"/>
    <w:rsid w:val="004622E5"/>
    <w:rsid w:val="00471D9C"/>
    <w:rsid w:val="0048369B"/>
    <w:rsid w:val="00493DB9"/>
    <w:rsid w:val="004961A4"/>
    <w:rsid w:val="004B6B3B"/>
    <w:rsid w:val="004C2091"/>
    <w:rsid w:val="004C2D93"/>
    <w:rsid w:val="004C47EA"/>
    <w:rsid w:val="004C61AF"/>
    <w:rsid w:val="004D0F34"/>
    <w:rsid w:val="004D37A1"/>
    <w:rsid w:val="004E1F35"/>
    <w:rsid w:val="004E308A"/>
    <w:rsid w:val="004E697F"/>
    <w:rsid w:val="004F32B2"/>
    <w:rsid w:val="00514505"/>
    <w:rsid w:val="00520207"/>
    <w:rsid w:val="005318EC"/>
    <w:rsid w:val="005355FB"/>
    <w:rsid w:val="005556A9"/>
    <w:rsid w:val="00556EAB"/>
    <w:rsid w:val="005606D4"/>
    <w:rsid w:val="00562968"/>
    <w:rsid w:val="00570AA2"/>
    <w:rsid w:val="00571B36"/>
    <w:rsid w:val="00571C09"/>
    <w:rsid w:val="00573907"/>
    <w:rsid w:val="00587F95"/>
    <w:rsid w:val="00591165"/>
    <w:rsid w:val="00593E1D"/>
    <w:rsid w:val="005A236B"/>
    <w:rsid w:val="005B0FC9"/>
    <w:rsid w:val="005B39A2"/>
    <w:rsid w:val="005C4251"/>
    <w:rsid w:val="005D05CA"/>
    <w:rsid w:val="005D2D48"/>
    <w:rsid w:val="005D3166"/>
    <w:rsid w:val="005D351A"/>
    <w:rsid w:val="005E4E52"/>
    <w:rsid w:val="005E686F"/>
    <w:rsid w:val="00613332"/>
    <w:rsid w:val="00622CFF"/>
    <w:rsid w:val="006412CF"/>
    <w:rsid w:val="006512C0"/>
    <w:rsid w:val="0066348C"/>
    <w:rsid w:val="00664F69"/>
    <w:rsid w:val="0068209A"/>
    <w:rsid w:val="00685999"/>
    <w:rsid w:val="006B4E3F"/>
    <w:rsid w:val="006B5536"/>
    <w:rsid w:val="006B6BC0"/>
    <w:rsid w:val="006C7519"/>
    <w:rsid w:val="006D2F3C"/>
    <w:rsid w:val="006D3480"/>
    <w:rsid w:val="006F0D41"/>
    <w:rsid w:val="00704594"/>
    <w:rsid w:val="0070746C"/>
    <w:rsid w:val="00711733"/>
    <w:rsid w:val="00716CBC"/>
    <w:rsid w:val="00721782"/>
    <w:rsid w:val="0072255B"/>
    <w:rsid w:val="007317FB"/>
    <w:rsid w:val="00731C52"/>
    <w:rsid w:val="0073287A"/>
    <w:rsid w:val="00747F54"/>
    <w:rsid w:val="00782F6C"/>
    <w:rsid w:val="00790924"/>
    <w:rsid w:val="0079094E"/>
    <w:rsid w:val="00795C5B"/>
    <w:rsid w:val="00796F84"/>
    <w:rsid w:val="007A3D93"/>
    <w:rsid w:val="007A3F8E"/>
    <w:rsid w:val="007A6797"/>
    <w:rsid w:val="007B4870"/>
    <w:rsid w:val="007B66A0"/>
    <w:rsid w:val="007B6F51"/>
    <w:rsid w:val="007C256D"/>
    <w:rsid w:val="007C67D5"/>
    <w:rsid w:val="007D1B50"/>
    <w:rsid w:val="007E1877"/>
    <w:rsid w:val="007E3AD6"/>
    <w:rsid w:val="007E5259"/>
    <w:rsid w:val="007E6B0A"/>
    <w:rsid w:val="007F576A"/>
    <w:rsid w:val="00800279"/>
    <w:rsid w:val="00817850"/>
    <w:rsid w:val="008337D0"/>
    <w:rsid w:val="0084067B"/>
    <w:rsid w:val="008470C8"/>
    <w:rsid w:val="0085456F"/>
    <w:rsid w:val="00860CC2"/>
    <w:rsid w:val="00867344"/>
    <w:rsid w:val="00870B40"/>
    <w:rsid w:val="00876A90"/>
    <w:rsid w:val="008900C0"/>
    <w:rsid w:val="008A2F2C"/>
    <w:rsid w:val="008A55E6"/>
    <w:rsid w:val="008B7DD1"/>
    <w:rsid w:val="008C3FA5"/>
    <w:rsid w:val="008D4E94"/>
    <w:rsid w:val="008D7ECE"/>
    <w:rsid w:val="008F33A4"/>
    <w:rsid w:val="008F671F"/>
    <w:rsid w:val="0090206A"/>
    <w:rsid w:val="00911541"/>
    <w:rsid w:val="00912417"/>
    <w:rsid w:val="009206B4"/>
    <w:rsid w:val="0092503C"/>
    <w:rsid w:val="00940D5F"/>
    <w:rsid w:val="009430E2"/>
    <w:rsid w:val="00955DF5"/>
    <w:rsid w:val="00961FAC"/>
    <w:rsid w:val="00974AC2"/>
    <w:rsid w:val="009817C6"/>
    <w:rsid w:val="00981E05"/>
    <w:rsid w:val="00994FE7"/>
    <w:rsid w:val="00995744"/>
    <w:rsid w:val="009A34C1"/>
    <w:rsid w:val="009A379A"/>
    <w:rsid w:val="009B3191"/>
    <w:rsid w:val="009C1103"/>
    <w:rsid w:val="009C1D84"/>
    <w:rsid w:val="009C29E8"/>
    <w:rsid w:val="009C72C0"/>
    <w:rsid w:val="009D493A"/>
    <w:rsid w:val="009E0C08"/>
    <w:rsid w:val="009E5EB5"/>
    <w:rsid w:val="009E673F"/>
    <w:rsid w:val="009F6DC4"/>
    <w:rsid w:val="00A020C7"/>
    <w:rsid w:val="00A0734D"/>
    <w:rsid w:val="00A16253"/>
    <w:rsid w:val="00A17554"/>
    <w:rsid w:val="00A212FE"/>
    <w:rsid w:val="00A22FBB"/>
    <w:rsid w:val="00A45E54"/>
    <w:rsid w:val="00A52D47"/>
    <w:rsid w:val="00A5400D"/>
    <w:rsid w:val="00A6683D"/>
    <w:rsid w:val="00A73377"/>
    <w:rsid w:val="00A76DA7"/>
    <w:rsid w:val="00A840BE"/>
    <w:rsid w:val="00A90D71"/>
    <w:rsid w:val="00A977A0"/>
    <w:rsid w:val="00AA0093"/>
    <w:rsid w:val="00AA06FE"/>
    <w:rsid w:val="00AA3DD7"/>
    <w:rsid w:val="00AB25AD"/>
    <w:rsid w:val="00AB39FF"/>
    <w:rsid w:val="00AB4388"/>
    <w:rsid w:val="00AD09CC"/>
    <w:rsid w:val="00AF4FD7"/>
    <w:rsid w:val="00B0442C"/>
    <w:rsid w:val="00B15D5F"/>
    <w:rsid w:val="00B16D25"/>
    <w:rsid w:val="00B218AE"/>
    <w:rsid w:val="00B3186F"/>
    <w:rsid w:val="00B4018C"/>
    <w:rsid w:val="00B45A98"/>
    <w:rsid w:val="00B551C3"/>
    <w:rsid w:val="00B57A96"/>
    <w:rsid w:val="00B72C67"/>
    <w:rsid w:val="00B87C0C"/>
    <w:rsid w:val="00B9358D"/>
    <w:rsid w:val="00B96F72"/>
    <w:rsid w:val="00BA7C77"/>
    <w:rsid w:val="00BB07BE"/>
    <w:rsid w:val="00BB0CAA"/>
    <w:rsid w:val="00BB39F4"/>
    <w:rsid w:val="00BC6232"/>
    <w:rsid w:val="00BC72CB"/>
    <w:rsid w:val="00BD1BCC"/>
    <w:rsid w:val="00BD3120"/>
    <w:rsid w:val="00BE3B3F"/>
    <w:rsid w:val="00BF1A5D"/>
    <w:rsid w:val="00BF3919"/>
    <w:rsid w:val="00BF6ED4"/>
    <w:rsid w:val="00C12D39"/>
    <w:rsid w:val="00C2499F"/>
    <w:rsid w:val="00C35FD7"/>
    <w:rsid w:val="00C377F3"/>
    <w:rsid w:val="00C579C0"/>
    <w:rsid w:val="00C60B32"/>
    <w:rsid w:val="00C72CBD"/>
    <w:rsid w:val="00C72F73"/>
    <w:rsid w:val="00C8221B"/>
    <w:rsid w:val="00C82772"/>
    <w:rsid w:val="00C85B11"/>
    <w:rsid w:val="00CB3CEF"/>
    <w:rsid w:val="00CB5455"/>
    <w:rsid w:val="00CD0821"/>
    <w:rsid w:val="00CD0D43"/>
    <w:rsid w:val="00CE7AE7"/>
    <w:rsid w:val="00CF1C4A"/>
    <w:rsid w:val="00CF535E"/>
    <w:rsid w:val="00D024DB"/>
    <w:rsid w:val="00D0289C"/>
    <w:rsid w:val="00D06FC1"/>
    <w:rsid w:val="00D17B95"/>
    <w:rsid w:val="00D2765B"/>
    <w:rsid w:val="00D33B9A"/>
    <w:rsid w:val="00D34C1F"/>
    <w:rsid w:val="00D36E32"/>
    <w:rsid w:val="00D50DAA"/>
    <w:rsid w:val="00D56C53"/>
    <w:rsid w:val="00D6146F"/>
    <w:rsid w:val="00D74024"/>
    <w:rsid w:val="00D75598"/>
    <w:rsid w:val="00D879F8"/>
    <w:rsid w:val="00DB181A"/>
    <w:rsid w:val="00DB2D98"/>
    <w:rsid w:val="00DD112D"/>
    <w:rsid w:val="00DD368A"/>
    <w:rsid w:val="00DE6546"/>
    <w:rsid w:val="00DE7871"/>
    <w:rsid w:val="00DF0762"/>
    <w:rsid w:val="00DF2B66"/>
    <w:rsid w:val="00DF5921"/>
    <w:rsid w:val="00DF5A57"/>
    <w:rsid w:val="00DF7715"/>
    <w:rsid w:val="00E02929"/>
    <w:rsid w:val="00E04F66"/>
    <w:rsid w:val="00E160A5"/>
    <w:rsid w:val="00E16467"/>
    <w:rsid w:val="00E24EDB"/>
    <w:rsid w:val="00E26421"/>
    <w:rsid w:val="00E3308D"/>
    <w:rsid w:val="00E3542F"/>
    <w:rsid w:val="00E40FA5"/>
    <w:rsid w:val="00E41ADE"/>
    <w:rsid w:val="00E55DAD"/>
    <w:rsid w:val="00E70A21"/>
    <w:rsid w:val="00E757E7"/>
    <w:rsid w:val="00E82AEC"/>
    <w:rsid w:val="00E83598"/>
    <w:rsid w:val="00EA6729"/>
    <w:rsid w:val="00EB5C69"/>
    <w:rsid w:val="00EC35C5"/>
    <w:rsid w:val="00EE0B9C"/>
    <w:rsid w:val="00EE101C"/>
    <w:rsid w:val="00EE6963"/>
    <w:rsid w:val="00EF0166"/>
    <w:rsid w:val="00EF25D0"/>
    <w:rsid w:val="00F04666"/>
    <w:rsid w:val="00F105D6"/>
    <w:rsid w:val="00F11774"/>
    <w:rsid w:val="00F12D9A"/>
    <w:rsid w:val="00F168F9"/>
    <w:rsid w:val="00F30DBD"/>
    <w:rsid w:val="00F50CDE"/>
    <w:rsid w:val="00F56617"/>
    <w:rsid w:val="00F646DD"/>
    <w:rsid w:val="00F64C64"/>
    <w:rsid w:val="00F800B2"/>
    <w:rsid w:val="00F85438"/>
    <w:rsid w:val="00F917F1"/>
    <w:rsid w:val="00F932AF"/>
    <w:rsid w:val="00F964F0"/>
    <w:rsid w:val="00F97EF7"/>
    <w:rsid w:val="00FA1699"/>
    <w:rsid w:val="00FA735F"/>
    <w:rsid w:val="00FB2529"/>
    <w:rsid w:val="00FB51BD"/>
    <w:rsid w:val="00FC7EA7"/>
    <w:rsid w:val="00FD037C"/>
    <w:rsid w:val="00FD1D6D"/>
    <w:rsid w:val="00FF1DF6"/>
    <w:rsid w:val="00FF320C"/>
    <w:rsid w:val="0C7AE057"/>
    <w:rsid w:val="12C1A4DD"/>
    <w:rsid w:val="18AF7EA0"/>
    <w:rsid w:val="1D9409AD"/>
    <w:rsid w:val="262F44B2"/>
    <w:rsid w:val="2637C548"/>
    <w:rsid w:val="50013F6F"/>
    <w:rsid w:val="6292BC76"/>
    <w:rsid w:val="6A601187"/>
    <w:rsid w:val="6C56F680"/>
    <w:rsid w:val="705D4CFB"/>
    <w:rsid w:val="71DA19F1"/>
    <w:rsid w:val="7580D490"/>
    <w:rsid w:val="7DB978CA"/>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E86068"/>
  <w15:docId w15:val="{201C9E6F-F753-4C13-8AC6-4869E9B25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E7871"/>
    <w:pPr>
      <w:keepNext/>
      <w:keepLines/>
      <w:numPr>
        <w:numId w:val="13"/>
      </w:numPr>
      <w:spacing w:before="480" w:after="0"/>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DE7871"/>
    <w:pPr>
      <w:keepNext/>
      <w:keepLines/>
      <w:numPr>
        <w:ilvl w:val="1"/>
        <w:numId w:val="13"/>
      </w:numPr>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E7871"/>
    <w:pPr>
      <w:keepNext/>
      <w:keepLines/>
      <w:numPr>
        <w:ilvl w:val="2"/>
        <w:numId w:val="13"/>
      </w:numPr>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pPr>
      <w:keepNext/>
      <w:keepLines/>
      <w:numPr>
        <w:ilvl w:val="3"/>
        <w:numId w:val="13"/>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13"/>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E21E0"/>
    <w:pPr>
      <w:spacing w:before="180" w:after="180"/>
    </w:pPr>
    <w:rPr>
      <w:rFonts w:ascii="Calibri" w:hAnsi="Calib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6146F"/>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6F0DFB"/>
    <w:pPr>
      <w:numPr>
        <w:numId w:val="0"/>
      </w:num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D30AE1"/>
    <w:pPr>
      <w:spacing w:after="100"/>
    </w:pPr>
  </w:style>
  <w:style w:type="paragraph" w:styleId="TOC2">
    <w:name w:val="toc 2"/>
    <w:basedOn w:val="Normal"/>
    <w:next w:val="Normal"/>
    <w:autoRedefine/>
    <w:uiPriority w:val="39"/>
    <w:unhideWhenUsed/>
    <w:rsid w:val="00D30AE1"/>
    <w:pPr>
      <w:spacing w:after="100"/>
      <w:ind w:left="240"/>
    </w:pPr>
  </w:style>
  <w:style w:type="paragraph" w:styleId="TOC3">
    <w:name w:val="toc 3"/>
    <w:basedOn w:val="Normal"/>
    <w:next w:val="Normal"/>
    <w:autoRedefine/>
    <w:uiPriority w:val="39"/>
    <w:unhideWhenUsed/>
    <w:rsid w:val="00D30AE1"/>
    <w:pPr>
      <w:spacing w:after="100"/>
      <w:ind w:left="480"/>
    </w:pPr>
  </w:style>
  <w:style w:type="paragraph" w:styleId="TOC4">
    <w:name w:val="toc 4"/>
    <w:basedOn w:val="Normal"/>
    <w:next w:val="Normal"/>
    <w:autoRedefine/>
    <w:uiPriority w:val="39"/>
    <w:unhideWhenUsed/>
    <w:rsid w:val="00D30AE1"/>
    <w:pPr>
      <w:spacing w:after="100"/>
      <w:ind w:left="720"/>
    </w:pPr>
  </w:style>
  <w:style w:type="paragraph" w:styleId="Header">
    <w:name w:val="header"/>
    <w:basedOn w:val="Normal"/>
    <w:link w:val="HeaderChar"/>
    <w:unhideWhenUsed/>
    <w:rsid w:val="00D30AE1"/>
    <w:pPr>
      <w:tabs>
        <w:tab w:val="center" w:pos="4680"/>
        <w:tab w:val="right" w:pos="9360"/>
      </w:tabs>
      <w:spacing w:after="0"/>
    </w:pPr>
  </w:style>
  <w:style w:type="character" w:customStyle="1" w:styleId="HeaderChar">
    <w:name w:val="Header Char"/>
    <w:basedOn w:val="DefaultParagraphFont"/>
    <w:link w:val="Header"/>
    <w:rsid w:val="00D30AE1"/>
  </w:style>
  <w:style w:type="paragraph" w:styleId="Footer">
    <w:name w:val="footer"/>
    <w:basedOn w:val="Normal"/>
    <w:link w:val="FooterChar"/>
    <w:uiPriority w:val="99"/>
    <w:unhideWhenUsed/>
    <w:rsid w:val="00D30AE1"/>
    <w:pPr>
      <w:tabs>
        <w:tab w:val="center" w:pos="4680"/>
        <w:tab w:val="right" w:pos="9360"/>
      </w:tabs>
      <w:spacing w:after="0"/>
    </w:pPr>
  </w:style>
  <w:style w:type="character" w:customStyle="1" w:styleId="FooterChar">
    <w:name w:val="Footer Char"/>
    <w:basedOn w:val="DefaultParagraphFont"/>
    <w:link w:val="Footer"/>
    <w:uiPriority w:val="99"/>
    <w:rsid w:val="00D30AE1"/>
  </w:style>
  <w:style w:type="table" w:styleId="TableGrid">
    <w:name w:val="Table Grid"/>
    <w:basedOn w:val="TableNormal"/>
    <w:rsid w:val="00587F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284F13"/>
    <w:rPr>
      <w:color w:val="808080"/>
    </w:rPr>
  </w:style>
  <w:style w:type="character" w:styleId="CommentReference">
    <w:name w:val="annotation reference"/>
    <w:basedOn w:val="DefaultParagraphFont"/>
    <w:unhideWhenUsed/>
    <w:rsid w:val="00995744"/>
    <w:rPr>
      <w:sz w:val="16"/>
      <w:szCs w:val="16"/>
    </w:rPr>
  </w:style>
  <w:style w:type="paragraph" w:styleId="CommentText">
    <w:name w:val="annotation text"/>
    <w:basedOn w:val="Normal"/>
    <w:link w:val="CommentTextChar"/>
    <w:unhideWhenUsed/>
    <w:rsid w:val="00995744"/>
    <w:rPr>
      <w:sz w:val="20"/>
      <w:szCs w:val="20"/>
    </w:rPr>
  </w:style>
  <w:style w:type="character" w:customStyle="1" w:styleId="CommentTextChar">
    <w:name w:val="Comment Text Char"/>
    <w:basedOn w:val="DefaultParagraphFont"/>
    <w:link w:val="CommentText"/>
    <w:rsid w:val="00995744"/>
    <w:rPr>
      <w:sz w:val="20"/>
      <w:szCs w:val="20"/>
    </w:rPr>
  </w:style>
  <w:style w:type="paragraph" w:styleId="CommentSubject">
    <w:name w:val="annotation subject"/>
    <w:basedOn w:val="CommentText"/>
    <w:next w:val="CommentText"/>
    <w:link w:val="CommentSubjectChar"/>
    <w:semiHidden/>
    <w:unhideWhenUsed/>
    <w:rsid w:val="00995744"/>
    <w:rPr>
      <w:b/>
      <w:bCs/>
    </w:rPr>
  </w:style>
  <w:style w:type="character" w:customStyle="1" w:styleId="CommentSubjectChar">
    <w:name w:val="Comment Subject Char"/>
    <w:basedOn w:val="CommentTextChar"/>
    <w:link w:val="CommentSubject"/>
    <w:semiHidden/>
    <w:rsid w:val="00995744"/>
    <w:rPr>
      <w:b/>
      <w:bCs/>
      <w:sz w:val="20"/>
      <w:szCs w:val="20"/>
    </w:rPr>
  </w:style>
  <w:style w:type="paragraph" w:styleId="BodyTextIndent2">
    <w:name w:val="Body Text Indent 2"/>
    <w:basedOn w:val="Normal"/>
    <w:link w:val="BodyTextIndent2Char"/>
    <w:semiHidden/>
    <w:unhideWhenUsed/>
    <w:rsid w:val="00DF5921"/>
    <w:pPr>
      <w:spacing w:after="120" w:line="480" w:lineRule="auto"/>
      <w:ind w:left="360"/>
    </w:pPr>
  </w:style>
  <w:style w:type="character" w:customStyle="1" w:styleId="BodyTextIndent2Char">
    <w:name w:val="Body Text Indent 2 Char"/>
    <w:basedOn w:val="DefaultParagraphFont"/>
    <w:link w:val="BodyTextIndent2"/>
    <w:semiHidden/>
    <w:rsid w:val="00DF5921"/>
  </w:style>
  <w:style w:type="paragraph" w:styleId="Revision">
    <w:name w:val="Revision"/>
    <w:hidden/>
    <w:semiHidden/>
    <w:rsid w:val="00F0466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microsoft.com/office/2018/08/relationships/commentsExtensible" Target="commentsExtensible.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82EC5-2002-48A2-842E-798A21C32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Pages>
  <Words>2492</Words>
  <Characters>14206</Characters>
  <Application>Microsoft Office Word</Application>
  <DocSecurity>0</DocSecurity>
  <Lines>118</Lines>
  <Paragraphs>33</Paragraphs>
  <ScaleCrop>false</ScaleCrop>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Simulation Report</dc:title>
  <dc:subject/>
  <dc:creator>FACTS Core Engine for Continuous Endpoint</dc:creator>
  <cp:keywords/>
  <cp:lastModifiedBy>Fred Shi</cp:lastModifiedBy>
  <cp:revision>35</cp:revision>
  <dcterms:created xsi:type="dcterms:W3CDTF">2023-11-13T21:41:00Z</dcterms:created>
  <dcterms:modified xsi:type="dcterms:W3CDTF">2023-11-29T20:45:00Z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20, 2023</vt:lpwstr>
  </property>
  <property fmtid="{D5CDD505-2E9C-101B-9397-08002B2CF9AE}" pid="3" name="fontsize">
    <vt:lpwstr>11pt</vt:lpwstr>
  </property>
  <property fmtid="{D5CDD505-2E9C-101B-9397-08002B2CF9AE}" pid="4" name="geometry">
    <vt:lpwstr>margin=1in</vt:lpwstr>
  </property>
  <property fmtid="{D5CDD505-2E9C-101B-9397-08002B2CF9AE}" pid="5" name="output">
    <vt:lpwstr/>
  </property>
  <property fmtid="{D5CDD505-2E9C-101B-9397-08002B2CF9AE}" pid="6" name="params">
    <vt:lpwstr/>
  </property>
</Properties>
</file>